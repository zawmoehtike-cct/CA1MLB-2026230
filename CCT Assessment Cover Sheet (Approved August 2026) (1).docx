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footer5.xml" ContentType="application/vnd.openxmlformats-officedocument.wordprocessingml.footer+xml"/>
  <Override PartName="/word/footer3.xml" ContentType="application/vnd.openxmlformats-officedocument.wordprocessingml.footer+xml"/>
  <Override PartName="/word/media/image1.png" ContentType="image/png"/>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0"/>
        <w:jc w:val="center"/>
        <w:rPr/>
      </w:pPr>
      <w:r>
        <w:rPr/>
        <w:drawing>
          <wp:inline distT="0" distB="0" distL="0" distR="0">
            <wp:extent cx="2476500" cy="85344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476500" cy="853440"/>
                    </a:xfrm>
                    <a:prstGeom prst="rect">
                      <a:avLst/>
                    </a:prstGeom>
                  </pic:spPr>
                </pic:pic>
              </a:graphicData>
            </a:graphic>
          </wp:inline>
        </w:drawing>
      </w:r>
    </w:p>
    <w:p>
      <w:pPr>
        <w:pStyle w:val="Normal1"/>
        <w:spacing w:lineRule="auto" w:line="240" w:before="0" w:after="100"/>
        <w:jc w:val="center"/>
        <w:rPr/>
      </w:pPr>
      <w:r>
        <w:rPr>
          <w:b/>
          <w:bCs/>
          <w:sz w:val="36"/>
          <w:szCs w:val="36"/>
        </w:rPr>
        <w:t>Assessment Cover Page</w:t>
      </w:r>
    </w:p>
    <w:tbl>
      <w:tblPr>
        <w:tblStyle w:val="Table1"/>
        <w:tblW w:w="9638" w:type="dxa"/>
        <w:jc w:val="left"/>
        <w:tblInd w:w="0" w:type="dxa"/>
        <w:tblLayout w:type="fixed"/>
        <w:tblCellMar>
          <w:top w:w="60" w:type="dxa"/>
          <w:left w:w="100" w:type="dxa"/>
          <w:bottom w:w="60" w:type="dxa"/>
          <w:right w:w="100" w:type="dxa"/>
        </w:tblCellMar>
        <w:tblLook w:val="0000"/>
      </w:tblPr>
      <w:tblGrid>
        <w:gridCol w:w="3199"/>
        <w:gridCol w:w="6438"/>
      </w:tblGrid>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Student Full Name</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Zaw Moe Htike</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Student Number</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2026230</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Module Title</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Machine Learning for Business</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Assessment Title</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CA1</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Lecturer/Supervisor</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Dr. Muhammad Iqbal</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Assessment Due Date</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Friday 30th October 2026@23:59 (IST)</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1"/>
              <w:rPr/>
            </w:pPr>
            <w:r>
              <w:rPr>
                <w:b/>
                <w:bCs/>
              </w:rPr>
              <w:t>Date of Submission</w:t>
            </w:r>
          </w:p>
        </w:tc>
        <w:tc>
          <w:tcPr>
            <w:tcW w:w="6438" w:type="dxa"/>
            <w:tcBorders>
              <w:top w:val="single" w:sz="4" w:space="0" w:color="000000"/>
              <w:left w:val="single" w:sz="4" w:space="0" w:color="000000"/>
              <w:bottom w:val="single" w:sz="4" w:space="0" w:color="000000"/>
              <w:right w:val="single" w:sz="4" w:space="0" w:color="000000"/>
            </w:tcBorders>
          </w:tcPr>
          <w:p>
            <w:pPr>
              <w:pStyle w:val="Normal1"/>
              <w:rPr/>
            </w:pPr>
            <w:r>
              <w:rPr/>
              <w:t>Wed</w:t>
            </w:r>
            <w:r>
              <w:rPr/>
              <w:t xml:space="preserve"> </w:t>
            </w:r>
            <w:r>
              <w:rPr/>
              <w:t>28</w:t>
            </w:r>
            <w:r>
              <w:rPr/>
              <w:t>th October 2026@23:59 (IST)</w:t>
            </w:r>
          </w:p>
        </w:tc>
      </w:tr>
    </w:tbl>
    <w:p>
      <w:pPr>
        <w:pStyle w:val="Heading2"/>
        <w:rPr/>
      </w:pPr>
      <w:r>
        <w:rPr/>
        <w:t>Declaration of AI Use — AI Fluency Framework</w:t>
      </w:r>
    </w:p>
    <w:p>
      <w:pPr>
        <w:pStyle w:val="Normal1"/>
        <w:spacing w:lineRule="auto" w:line="240" w:before="0" w:after="160"/>
        <w:rPr/>
      </w:pPr>
      <w:r>
        <w:rP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2"/>
        <w:tblW w:w="9638" w:type="dxa"/>
        <w:jc w:val="left"/>
        <w:tblInd w:w="0" w:type="dxa"/>
        <w:tblLayout w:type="fixed"/>
        <w:tblCellMar>
          <w:top w:w="140" w:type="dxa"/>
          <w:left w:w="160" w:type="dxa"/>
          <w:bottom w:w="140" w:type="dxa"/>
          <w:right w:w="160" w:type="dxa"/>
        </w:tblCellMar>
        <w:tblLook w:val="0000"/>
      </w:tblPr>
      <w:tblGrid>
        <w:gridCol w:w="4819"/>
        <w:gridCol w:w="4818"/>
      </w:tblGrid>
      <w:tr>
        <w:trPr/>
        <w:tc>
          <w:tcPr>
            <w:tcW w:w="48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60"/>
              <w:rPr/>
            </w:pPr>
            <w:r>
              <w:rPr>
                <w:b/>
                <w:bCs/>
              </w:rPr>
              <w:t>Delegation</w:t>
            </w:r>
          </w:p>
          <w:p>
            <w:pPr>
              <w:pStyle w:val="Normal1"/>
              <w:rPr/>
            </w:pPr>
            <w:r>
              <w:rPr/>
              <w:t>Setting goals and deciding whether, when and how to engage with AI.</w:t>
            </w:r>
          </w:p>
        </w:tc>
        <w:tc>
          <w:tcPr>
            <w:tcW w:w="481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60"/>
              <w:rPr/>
            </w:pPr>
            <w:r>
              <w:rPr>
                <w:b/>
                <w:bCs/>
              </w:rPr>
              <w:t>Description</w:t>
            </w:r>
          </w:p>
          <w:p>
            <w:pPr>
              <w:pStyle w:val="Normal1"/>
              <w:rPr/>
            </w:pPr>
            <w:r>
              <w:rPr/>
              <w:t>Effectively describing goals to prompt useful AI behaviours and outputs.</w:t>
            </w:r>
          </w:p>
        </w:tc>
      </w:tr>
      <w:tr>
        <w:trPr/>
        <w:tc>
          <w:tcPr>
            <w:tcW w:w="481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60"/>
              <w:rPr/>
            </w:pPr>
            <w:r>
              <w:rPr>
                <w:b/>
                <w:bCs/>
              </w:rPr>
              <w:t>Discernment</w:t>
            </w:r>
          </w:p>
          <w:p>
            <w:pPr>
              <w:pStyle w:val="Normal1"/>
              <w:rPr/>
            </w:pPr>
            <w:r>
              <w:rPr/>
              <w:t>Accurately assessing the usefulness of AI outputs and behaviours.</w:t>
            </w:r>
          </w:p>
        </w:tc>
        <w:tc>
          <w:tcPr>
            <w:tcW w:w="481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60"/>
              <w:rPr/>
            </w:pPr>
            <w:r>
              <w:rPr>
                <w:b/>
                <w:bCs/>
              </w:rPr>
              <w:t>Diligence</w:t>
            </w:r>
          </w:p>
          <w:p>
            <w:pPr>
              <w:pStyle w:val="Normal1"/>
              <w:rPr/>
            </w:pPr>
            <w:r>
              <w:rPr/>
              <w:t>Taking responsibility for what we do with AI and how we do it.</w:t>
            </w:r>
          </w:p>
        </w:tc>
      </w:tr>
    </w:tbl>
    <w:p>
      <w:pPr>
        <w:pStyle w:val="Normal1"/>
        <w:spacing w:lineRule="auto" w:line="240" w:before="160" w:after="200"/>
        <w:rPr/>
      </w:pPr>
      <w:r>
        <w:rPr>
          <w:i/>
          <w:iCs/>
          <w:sz w:val="20"/>
          <w:szCs w:val="20"/>
        </w:rPr>
        <w:t xml:space="preserve">Adapted from the </w:t>
      </w:r>
      <w:hyperlink r:id="rId3">
        <w:r>
          <w:rPr>
            <w:i/>
            <w:iCs/>
            <w:color w:val="0563C1"/>
            <w:sz w:val="20"/>
            <w:szCs w:val="20"/>
            <w:u w:val="single"/>
          </w:rPr>
          <w:t>AI Fluency Framework</w:t>
        </w:r>
      </w:hyperlink>
      <w:r>
        <w:rPr>
          <w:i/>
          <w:iCs/>
          <w:sz w:val="20"/>
          <w:szCs w:val="20"/>
        </w:rPr>
        <w:t xml:space="preserve"> (Dakan, Feller, Anthropic, 2025).</w:t>
      </w:r>
    </w:p>
    <w:p>
      <w:pPr>
        <w:pStyle w:val="Heading3"/>
        <w:rPr/>
      </w:pPr>
      <w:bookmarkStart w:id="0" w:name="_heading=h.gp0iwuce8n9v"/>
      <w:bookmarkEnd w:id="0"/>
      <w:r>
        <w:rPr/>
        <w:t>Filling Out the Cover Sheet</w:t>
      </w:r>
    </w:p>
    <w:p>
      <w:pPr>
        <w:pStyle w:val="Normal1"/>
        <w:numPr>
          <w:ilvl w:val="0"/>
          <w:numId w:val="1"/>
        </w:numPr>
        <w:spacing w:lineRule="auto" w:line="240" w:before="0" w:after="80"/>
        <w:ind w:hanging="360" w:left="720"/>
        <w:rPr/>
      </w:pPr>
      <w:r>
        <w:rPr/>
        <w:t>Fill out the top section of the cover page with all the required information.</w:t>
      </w:r>
    </w:p>
    <w:p>
      <w:pPr>
        <w:sectPr>
          <w:footerReference w:type="even" r:id="rId4"/>
          <w:footerReference w:type="default" r:id="rId5"/>
          <w:footerReference w:type="first" r:id="rId6"/>
          <w:type w:val="nextPage"/>
          <w:pgSz w:w="11906" w:h="16838"/>
          <w:pgMar w:left="1134" w:right="1134" w:gutter="0" w:header="0" w:top="1134" w:footer="708" w:bottom="1134"/>
          <w:pgNumType w:start="1" w:fmt="decimal"/>
          <w:formProt w:val="false"/>
          <w:textDirection w:val="lrTb"/>
          <w:docGrid w:type="default" w:linePitch="100" w:charSpace="4096"/>
        </w:sectPr>
        <w:pStyle w:val="Normal1"/>
        <w:numPr>
          <w:ilvl w:val="0"/>
          <w:numId w:val="1"/>
        </w:numPr>
        <w:spacing w:lineRule="auto" w:line="240" w:before="0" w:after="80"/>
        <w:ind w:hanging="360" w:left="720"/>
        <w:rPr/>
      </w:pPr>
      <w:r>
        <w:rPr/>
        <w:t>Complete the Student Response column of the AI Declaration table in the appendix of this cover, evidencing your Delegation, Description, Discernment and Diligence.</w:t>
      </w:r>
    </w:p>
    <w:p>
      <w:pPr>
        <w:pStyle w:val="Heading3"/>
        <w:spacing w:lineRule="auto" w:line="240" w:before="240" w:after="80"/>
        <w:rPr/>
      </w:pPr>
      <w:r>
        <w:rPr/>
        <w:t>Appendix: AI Declaration using the AI Fluency Framework</w:t>
      </w:r>
    </w:p>
    <w:p>
      <w:pPr>
        <w:pStyle w:val="Normal1"/>
        <w:spacing w:lineRule="auto" w:line="240" w:before="0" w:after="160"/>
        <w:rPr/>
      </w:pPr>
      <w:r>
        <w:rPr>
          <w:i/>
          <w:iCs/>
          <w:color w:val="545454"/>
          <w:sz w:val="20"/>
          <w:szCs w:val="20"/>
          <w:highlight w:val="yellow"/>
        </w:rPr>
        <w:t>Copy and paste the AI Declaration table from your Assessment Brief HERE. Then follow your lecturers expectations to complete the ‘student response’ section.</w:t>
      </w:r>
    </w:p>
    <w:tbl>
      <w:tblPr>
        <w:tblStyle w:val="Table3"/>
        <w:tblW w:w="12960" w:type="dxa"/>
        <w:jc w:val="left"/>
        <w:tblInd w:w="0" w:type="dxa"/>
        <w:tblLayout w:type="fixed"/>
        <w:tblCellMar>
          <w:top w:w="80" w:type="dxa"/>
          <w:left w:w="100" w:type="dxa"/>
          <w:bottom w:w="80" w:type="dxa"/>
          <w:right w:w="100" w:type="dxa"/>
        </w:tblCellMar>
        <w:tblLook w:val="0000"/>
      </w:tblPr>
      <w:tblGrid>
        <w:gridCol w:w="2220"/>
        <w:gridCol w:w="3899"/>
        <w:gridCol w:w="3616"/>
        <w:gridCol w:w="3224"/>
      </w:tblGrid>
      <w:tr>
        <w:trPr>
          <w:tblHeader w:val="true"/>
        </w:trPr>
        <w:tc>
          <w:tcPr>
            <w:tcW w:w="2220" w:type="dxa"/>
            <w:tcBorders>
              <w:top w:val="single" w:sz="6" w:space="0" w:color="CCCCCC"/>
              <w:left w:val="single" w:sz="6" w:space="0" w:color="CCCCCC"/>
              <w:bottom w:val="single" w:sz="6" w:space="0" w:color="CCCCCC"/>
              <w:right w:val="single" w:sz="6" w:space="0" w:color="CCCCCC"/>
            </w:tcBorders>
            <w:shd w:fill="D9E2F3" w:val="clear"/>
          </w:tcPr>
          <w:p>
            <w:pPr>
              <w:pStyle w:val="Normal1"/>
              <w:rPr/>
            </w:pPr>
            <w:r>
              <w:rPr>
                <w:b/>
                <w:bCs/>
              </w:rPr>
              <w:t>AI competence</w:t>
            </w:r>
          </w:p>
        </w:tc>
        <w:tc>
          <w:tcPr>
            <w:tcW w:w="3899" w:type="dxa"/>
            <w:tcBorders>
              <w:top w:val="single" w:sz="6" w:space="0" w:color="CCCCCC"/>
              <w:left w:val="single" w:sz="6" w:space="0" w:color="CCCCCC"/>
              <w:bottom w:val="single" w:sz="6" w:space="0" w:color="CCCCCC"/>
              <w:right w:val="single" w:sz="6" w:space="0" w:color="CCCCCC"/>
            </w:tcBorders>
            <w:shd w:fill="D9E2F3" w:val="clear"/>
          </w:tcPr>
          <w:p>
            <w:pPr>
              <w:pStyle w:val="Normal1"/>
              <w:rPr/>
            </w:pPr>
            <w:r>
              <w:rPr>
                <w:b/>
                <w:bCs/>
              </w:rPr>
              <w:t>Reflective prompts (to students)</w:t>
            </w:r>
          </w:p>
        </w:tc>
        <w:tc>
          <w:tcPr>
            <w:tcW w:w="3616" w:type="dxa"/>
            <w:tcBorders>
              <w:top w:val="single" w:sz="6" w:space="0" w:color="CCCCCC"/>
              <w:left w:val="single" w:sz="6" w:space="0" w:color="CCCCCC"/>
              <w:bottom w:val="single" w:sz="6" w:space="0" w:color="CCCCCC"/>
              <w:right w:val="single" w:sz="6" w:space="0" w:color="CCCCCC"/>
            </w:tcBorders>
            <w:shd w:fill="D9E2F3" w:val="clear"/>
          </w:tcPr>
          <w:p>
            <w:pPr>
              <w:pStyle w:val="Normal1"/>
              <w:rPr/>
            </w:pPr>
            <w:r>
              <w:rPr>
                <w:b/>
                <w:bCs/>
              </w:rPr>
              <w:t>Lecturer expectations</w:t>
            </w:r>
          </w:p>
        </w:tc>
        <w:tc>
          <w:tcPr>
            <w:tcW w:w="3224" w:type="dxa"/>
            <w:tcBorders>
              <w:top w:val="single" w:sz="6" w:space="0" w:color="CCCCCC"/>
              <w:left w:val="single" w:sz="6" w:space="0" w:color="CCCCCC"/>
              <w:bottom w:val="single" w:sz="6" w:space="0" w:color="CCCCCC"/>
              <w:right w:val="single" w:sz="6" w:space="0" w:color="CCCCCC"/>
            </w:tcBorders>
            <w:shd w:fill="D9E2F3" w:val="clear"/>
          </w:tcPr>
          <w:p>
            <w:pPr>
              <w:pStyle w:val="Normal1"/>
              <w:rPr/>
            </w:pPr>
            <w:r>
              <w:rPr>
                <w:b/>
                <w:bCs/>
              </w:rPr>
              <w:t>Student response</w:t>
            </w:r>
          </w:p>
        </w:tc>
      </w:tr>
      <w:tr>
        <w:trPr/>
        <w:tc>
          <w:tcPr>
            <w:tcW w:w="2220"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b/>
                <w:bCs/>
                <w:sz w:val="20"/>
                <w:szCs w:val="20"/>
              </w:rPr>
              <w:t>Delegation</w:t>
            </w:r>
          </w:p>
          <w:p>
            <w:pPr>
              <w:pStyle w:val="Normal1"/>
              <w:spacing w:lineRule="auto" w:line="240" w:before="0" w:after="60"/>
              <w:rPr/>
            </w:pPr>
            <w:r>
              <w:rPr>
                <w:i/>
                <w:iCs/>
                <w:sz w:val="20"/>
                <w:szCs w:val="20"/>
              </w:rPr>
              <w:t>Deciding whether &amp; when to use AI</w:t>
            </w:r>
          </w:p>
        </w:tc>
        <w:tc>
          <w:tcPr>
            <w:tcW w:w="3899"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sz w:val="20"/>
                <w:szCs w:val="20"/>
              </w:rPr>
              <w:t>Identify the specific tasks in this assessment where you chose to use AI, and explain your reasoning. Where did AI add value? Where did you decide not to use it, and why?</w:t>
            </w:r>
          </w:p>
        </w:tc>
        <w:tc>
          <w:tcPr>
            <w:tcW w:w="3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pPrChange w:id="0" w:author="Fiona O'Riordan" w:date="2026-10-13T09:39:49Z">
                <w:pPr>
                  <w:spacing w:lineRule="auto" w:line="240" w:before="0" w:after="60"/>
                </w:pPr>
              </w:pPrChange>
              <w:rPr>
                <w:sz w:val="21"/>
                <w:szCs w:val="21"/>
              </w:rPr>
            </w:pPr>
            <w:sdt>
              <w:sdtPr>
                <w:tag w:val="goog_rdk_4"/>
                <w:id w:val="1420326785"/>
              </w:sdtPr>
              <w:sdtContent>
                <w:r>
                  <w:rPr/>
                </w:r>
                <w:r>
                  <w:rPr/>
                </w:r>
              </w:sdtContent>
            </w:sdt>
            <w:sdt>
              <w:sdtPr>
                <w:tag w:val="goog_rdk_5"/>
                <w:id w:val="1437182070"/>
              </w:sdtPr>
              <w:sdtContent>
                <w:r>
                  <w:rPr/>
                </w:r>
                <w:r>
                  <w:rPr>
                    <w:sz w:val="17"/>
                    <w:szCs w:val="17"/>
                  </w:rPr>
                  <w: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t>
                </w:r>
                <w:r>
                  <w:rPr>
                    <w:sz w:val="17"/>
                    <w:szCs w:val="17"/>
                  </w:rPr>
                </w:r>
              </w:sdtContent>
            </w:sdt>
            <w:sdt>
              <w:sdtPr>
                <w:tag w:val="goog_rdk_6"/>
                <w:id w:val="-2016588522"/>
              </w:sdtPr>
              <w:sdtContent>
                <w:r>
                  <w:rPr>
                    <w:sz w:val="17"/>
                    <w:szCs w:val="17"/>
                  </w:rPr>
                </w:r>
                <w:r>
                  <w:rPr>
                    <w:sz w:val="17"/>
                    <w:szCs w:val="17"/>
                  </w:rPr>
                  <w:t>Lecturer expectations</w:t>
                </w:r>
              </w:sdtContent>
            </w:sdt>
            <w:sdt>
              <w:sdtPr>
                <w:tag w:val="goog_rdk_8"/>
                <w:id w:val="-1034517159"/>
              </w:sdtPr>
              <w:sdtContent>
                <w:r>
                  <w:rPr>
                    <w:sz w:val="17"/>
                    <w:szCs w:val="17"/>
                  </w:rPr>
                </w:r>
                <w:del w:id="0" w:author="Fiona O'Riordan" w:date="2026-10-13T09:39:49Z">
                  <w:r>
                    <w:rPr>
                      <w:sz w:val="17"/>
                      <w:szCs w:val="17"/>
                    </w:rPr>
                    <w:delText>[Lecturer expectations - see assessment brief template]</w:delText>
                  </w:r>
                </w:del>
                <w:r>
                  <w:rPr>
                    <w:sz w:val="17"/>
                    <w:szCs w:val="17"/>
                  </w:rPr>
                </w:r>
              </w:sdtContent>
            </w:sdt>
            <w:sdt>
              <w:sdtPr>
                <w:tag w:val="goog_rdk_9"/>
                <w:id w:val="-41136280"/>
              </w:sdtPr>
              <w:sdtContent>
                <w:r>
                  <w:rPr>
                    <w:sz w:val="17"/>
                    <w:szCs w:val="17"/>
                  </w:rPr>
                </w:r>
                <w:r>
                  <w:rPr>
                    <w:sz w:val="17"/>
                    <w:szCs w:val="17"/>
                  </w:rPr>
                </w:r>
              </w:sdtContent>
            </w:sdt>
          </w:p>
        </w:tc>
        <w:tc>
          <w:tcPr>
            <w:tcW w:w="3224"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color w:val="auto"/>
              </w:rPr>
            </w:pPr>
            <w:r>
              <w:rPr>
                <w:i/>
                <w:iCs/>
                <w:color w:val="auto"/>
                <w:sz w:val="20"/>
                <w:szCs w:val="20"/>
              </w:rPr>
              <w:t>I did not use AI tools to complete or generate any part of this continuous assessment (CA).</w:t>
            </w:r>
          </w:p>
        </w:tc>
      </w:tr>
      <w:tr>
        <w:trPr/>
        <w:tc>
          <w:tcPr>
            <w:tcW w:w="2220"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b/>
                <w:bCs/>
                <w:sz w:val="20"/>
                <w:szCs w:val="20"/>
              </w:rPr>
              <w:t>Description</w:t>
            </w:r>
          </w:p>
          <w:p>
            <w:pPr>
              <w:pStyle w:val="Normal1"/>
              <w:spacing w:lineRule="auto" w:line="240" w:before="0" w:after="60"/>
              <w:rPr/>
            </w:pPr>
            <w:r>
              <w:rPr>
                <w:i/>
                <w:iCs/>
                <w:sz w:val="20"/>
                <w:szCs w:val="20"/>
              </w:rPr>
              <w:t>How you prompted the AI</w:t>
            </w:r>
          </w:p>
        </w:tc>
        <w:tc>
          <w:tcPr>
            <w:tcW w:w="3899"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sz w:val="20"/>
                <w:szCs w:val="20"/>
              </w:rPr>
              <w:t>Include the exact prompts you used in your appendix (recorded on the AI Tools declaration). Reflect on how you communicated your goals to the AI — did you need to iterate or refine your prompts to get useful output?</w:t>
            </w:r>
          </w:p>
        </w:tc>
        <w:tc>
          <w:tcPr>
            <w:tcW w:w="3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pPrChange w:id="0" w:author="Fiona O'Riordan" w:date="2026-10-13T09:39:49Z">
                <w:pPr>
                  <w:spacing w:lineRule="auto" w:line="240" w:before="0" w:after="60"/>
                </w:pPr>
              </w:pPrChange>
              <w:rPr>
                <w:sz w:val="21"/>
                <w:szCs w:val="21"/>
              </w:rPr>
            </w:pPr>
            <w:sdt>
              <w:sdtPr>
                <w:tag w:val="goog_rdk_15"/>
                <w:id w:val="-580939089"/>
              </w:sdtPr>
              <w:sdtContent>
                <w:r>
                  <w:rPr/>
                </w:r>
                <w:r>
                  <w:rPr/>
                </w:r>
              </w:sdtContent>
            </w:sdt>
            <w:sdt>
              <w:sdtPr>
                <w:tag w:val="goog_rdk_16"/>
                <w:id w:val="986469074"/>
              </w:sdtPr>
              <w:sdtContent>
                <w:r>
                  <w:rPr/>
                </w:r>
                <w:r>
                  <w:rPr>
                    <w:sz w:val="17"/>
                    <w:szCs w:val="17"/>
                  </w:rPr>
                  <w:t>Include every prompt verbatim and the corresponding output, in Appendix A. Screenshots or exported chat links are both acceptable. Partial or paraphrased prompts are not.Permitted for this assessment: brainstorming and refining ideas, fine-tuning your research questions, finding information on your topic, drafting an outline, and checking grammar and style. Not permitted: generating the substantive analysis, findings, code or argument that this assessment is marking.</w:t>
                </w:r>
                <w:r>
                  <w:rPr>
                    <w:sz w:val="17"/>
                    <w:szCs w:val="17"/>
                  </w:rPr>
                </w:r>
              </w:sdtContent>
            </w:sdt>
            <w:sdt>
              <w:sdtPr>
                <w:tag w:val="goog_rdk_18"/>
                <w:id w:val="753767408"/>
              </w:sdtPr>
              <w:sdtContent>
                <w:r>
                  <w:rPr>
                    <w:sz w:val="17"/>
                    <w:szCs w:val="17"/>
                  </w:rPr>
                </w:r>
                <w:del w:id="1" w:author="Fiona O'Riordan" w:date="2026-10-13T09:39:49Z">
                  <w:r>
                    <w:rPr>
                      <w:sz w:val="17"/>
                      <w:szCs w:val="17"/>
                    </w:rPr>
                    <w:delText>[Lecturer expectations - see assessment brief template]</w:delText>
                  </w:r>
                </w:del>
                <w:r>
                  <w:rPr>
                    <w:sz w:val="17"/>
                    <w:szCs w:val="17"/>
                  </w:rPr>
                </w:r>
              </w:sdtContent>
            </w:sdt>
            <w:sdt>
              <w:sdtPr>
                <w:tag w:val="goog_rdk_19"/>
                <w:id w:val="-1588682629"/>
              </w:sdtPr>
              <w:sdtContent>
                <w:r>
                  <w:rPr>
                    <w:sz w:val="17"/>
                    <w:szCs w:val="17"/>
                  </w:rPr>
                </w:r>
                <w:r>
                  <w:rPr>
                    <w:sz w:val="17"/>
                    <w:szCs w:val="17"/>
                  </w:rPr>
                </w:r>
              </w:sdtContent>
            </w:sdt>
          </w:p>
        </w:tc>
        <w:tc>
          <w:tcPr>
            <w:tcW w:w="3224"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color w:val="EE0000"/>
              </w:rPr>
            </w:pPr>
            <w:r>
              <w:rPr>
                <w:i/>
                <w:iCs/>
                <w:color w:val="auto"/>
                <w:sz w:val="20"/>
                <w:szCs w:val="20"/>
              </w:rPr>
              <w:t>I did not submit prompts to AI tools for the purpose of completing this CA.</w:t>
            </w:r>
          </w:p>
        </w:tc>
      </w:tr>
      <w:tr>
        <w:trPr/>
        <w:tc>
          <w:tcPr>
            <w:tcW w:w="2220"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b/>
                <w:bCs/>
                <w:sz w:val="20"/>
                <w:szCs w:val="20"/>
              </w:rPr>
              <w:t>Discernment</w:t>
            </w:r>
          </w:p>
          <w:p>
            <w:pPr>
              <w:pStyle w:val="Normal1"/>
              <w:spacing w:lineRule="auto" w:line="240" w:before="0" w:after="60"/>
              <w:rPr/>
            </w:pPr>
            <w:r>
              <w:rPr>
                <w:i/>
                <w:iCs/>
                <w:sz w:val="20"/>
                <w:szCs w:val="20"/>
              </w:rPr>
              <w:t>Evaluating what the AI produced</w:t>
            </w:r>
          </w:p>
        </w:tc>
        <w:tc>
          <w:tcPr>
            <w:tcW w:w="3899"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sz w:val="20"/>
                <w:szCs w:val="20"/>
              </w:rPr>
              <w:t>In your reflection (~100 words), critically evaluate the AI output: what did you accept, modify, or reject — and why? Assess accuracy, relevance, and quality. You are responsible for verifying all AI-generated content before submitting.</w:t>
            </w:r>
          </w:p>
        </w:tc>
        <w:tc>
          <w:tcPr>
            <w:tcW w:w="3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pPrChange w:id="0" w:author="Fiona O'Riordan" w:date="2026-10-13T09:39:49Z">
                <w:pPr>
                  <w:spacing w:lineRule="auto" w:line="240" w:before="0" w:after="60"/>
                </w:pPr>
              </w:pPrChange>
              <w:rPr>
                <w:sz w:val="21"/>
                <w:szCs w:val="21"/>
              </w:rPr>
            </w:pPr>
            <w:sdt>
              <w:sdtPr>
                <w:tag w:val="goog_rdk_25"/>
                <w:id w:val="-802053698"/>
              </w:sdtPr>
              <w:sdtContent>
                <w:r>
                  <w:rPr/>
                </w:r>
                <w:r>
                  <w:rPr/>
                </w:r>
              </w:sdtContent>
            </w:sdt>
            <w:sdt>
              <w:sdtPr>
                <w:tag w:val="goog_rdk_26"/>
                <w:id w:val="1926882285"/>
              </w:sdtPr>
              <w:sdtContent>
                <w:r>
                  <w:rPr/>
                </w:r>
                <w:r>
                  <w:rPr>
                    <w:sz w:val="17"/>
                    <w:szCs w:val="17"/>
                  </w:rPr>
                  <w:t>A reflection is required for this assessment. Approximately 100 words. Where AI output was factually wrong or misleading on this topic, say so specifically - identifying that is itself evidence of discernment.Include every prompt verbatim and the corresponding output, in Appendix A. Screenshots or exported chat links are both acceptable. Partial or paraphrased prompts are not.</w:t>
                </w:r>
                <w:r>
                  <w:rPr>
                    <w:sz w:val="17"/>
                    <w:szCs w:val="17"/>
                  </w:rPr>
                </w:r>
              </w:sdtContent>
            </w:sdt>
            <w:sdt>
              <w:sdtPr>
                <w:tag w:val="goog_rdk_28"/>
                <w:id w:val="-481641538"/>
              </w:sdtPr>
              <w:sdtContent>
                <w:r>
                  <w:rPr>
                    <w:sz w:val="17"/>
                    <w:szCs w:val="17"/>
                  </w:rPr>
                </w:r>
                <w:del w:id="2" w:author="Fiona O'Riordan" w:date="2026-10-13T09:39:49Z">
                  <w:r>
                    <w:rPr>
                      <w:sz w:val="17"/>
                      <w:szCs w:val="17"/>
                    </w:rPr>
                    <w:delText>[Lecturer expectations - see assessment brief template]</w:delText>
                  </w:r>
                </w:del>
                <w:r>
                  <w:rPr>
                    <w:sz w:val="17"/>
                    <w:szCs w:val="17"/>
                  </w:rPr>
                </w:r>
              </w:sdtContent>
            </w:sdt>
            <w:sdt>
              <w:sdtPr>
                <w:tag w:val="goog_rdk_29"/>
                <w:id w:val="-1149614623"/>
              </w:sdtPr>
              <w:sdtContent>
                <w:r>
                  <w:rPr>
                    <w:sz w:val="17"/>
                    <w:szCs w:val="17"/>
                  </w:rPr>
                </w:r>
                <w:r>
                  <w:rPr>
                    <w:sz w:val="17"/>
                    <w:szCs w:val="17"/>
                  </w:rPr>
                </w:r>
              </w:sdtContent>
            </w:sdt>
          </w:p>
        </w:tc>
        <w:tc>
          <w:tcPr>
            <w:tcW w:w="3224"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color w:val="auto"/>
              </w:rPr>
            </w:pPr>
            <w:r>
              <w:rPr>
                <w:i/>
                <w:iCs/>
                <w:color w:val="auto"/>
                <w:sz w:val="20"/>
                <w:szCs w:val="20"/>
              </w:rPr>
              <w:t>As I did not use AI-generated content in this CA, there was no AI output to evaluate or verify.</w:t>
            </w:r>
          </w:p>
        </w:tc>
      </w:tr>
      <w:tr>
        <w:trPr/>
        <w:tc>
          <w:tcPr>
            <w:tcW w:w="2220"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b/>
                <w:bCs/>
                <w:sz w:val="20"/>
                <w:szCs w:val="20"/>
              </w:rPr>
              <w:t>Diligence</w:t>
            </w:r>
          </w:p>
          <w:p>
            <w:pPr>
              <w:pStyle w:val="Normal1"/>
              <w:spacing w:lineRule="auto" w:line="240" w:before="0" w:after="60"/>
              <w:rPr/>
            </w:pPr>
            <w:r>
              <w:rPr>
                <w:i/>
                <w:iCs/>
                <w:sz w:val="20"/>
                <w:szCs w:val="20"/>
              </w:rPr>
              <w:t>Responsibility for your AI use</w:t>
            </w:r>
          </w:p>
        </w:tc>
        <w:tc>
          <w:tcPr>
            <w:tcW w:w="3899"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pPr>
            <w:r>
              <w:rPr>
                <w:sz w:val="20"/>
                <w:szCs w:val="20"/>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1"/>
              <w:pPrChange w:id="0" w:author="Fiona O'Riordan" w:date="2026-10-13T09:39:49Z">
                <w:pPr>
                  <w:spacing w:lineRule="auto" w:line="240" w:before="0" w:after="60"/>
                </w:pPr>
              </w:pPrChange>
              <w:rPr>
                <w:sz w:val="21"/>
                <w:szCs w:val="21"/>
              </w:rPr>
            </w:pPr>
            <w:sdt>
              <w:sdtPr>
                <w:tag w:val="goog_rdk_35"/>
                <w:id w:val="1790103267"/>
              </w:sdtPr>
              <w:sdtContent>
                <w:r>
                  <w:rPr/>
                </w:r>
                <w:r>
                  <w:rPr/>
                </w:r>
              </w:sdtContent>
            </w:sdt>
            <w:sdt>
              <w:sdtPr>
                <w:tag w:val="goog_rdk_36"/>
                <w:id w:val="1108391201"/>
              </w:sdtPr>
              <w:sdtContent>
                <w:r>
                  <w:rPr/>
                </w:r>
                <w:r>
                  <w:rPr>
                    <w:sz w:val="17"/>
                    <w:szCs w:val="17"/>
                  </w:rPr>
                  <w:t>Required, approximately 100 words. Address specifically: whether anything you uploaded was personal data or otherwise restricted, the provenance of any material you supplied to the tool, and how you satisfied yourself that claims traced back to a real source.A reflection is required for this assessment. Approximately 100 words. Where AI output was factually wrong or misleading on this topic, say so specifically - identifying that is itself evidence of discernment.</w:t>
                </w:r>
                <w:r>
                  <w:rPr>
                    <w:sz w:val="17"/>
                    <w:szCs w:val="17"/>
                  </w:rPr>
                </w:r>
              </w:sdtContent>
            </w:sdt>
            <w:sdt>
              <w:sdtPr>
                <w:tag w:val="goog_rdk_38"/>
                <w:id w:val="-1564573923"/>
              </w:sdtPr>
              <w:sdtContent>
                <w:r>
                  <w:rPr>
                    <w:sz w:val="17"/>
                    <w:szCs w:val="17"/>
                  </w:rPr>
                </w:r>
                <w:del w:id="3" w:author="Fiona O'Riordan" w:date="2026-10-13T09:39:49Z">
                  <w:r>
                    <w:rPr>
                      <w:sz w:val="17"/>
                      <w:szCs w:val="17"/>
                    </w:rPr>
                    <w:delText>[Lecturer expectations - see assessment brief template]</w:delText>
                  </w:r>
                </w:del>
                <w:r>
                  <w:rPr>
                    <w:sz w:val="17"/>
                    <w:szCs w:val="17"/>
                  </w:rPr>
                </w:r>
              </w:sdtContent>
            </w:sdt>
            <w:sdt>
              <w:sdtPr>
                <w:tag w:val="goog_rdk_39"/>
                <w:id w:val="-1363732531"/>
              </w:sdtPr>
              <w:sdtContent>
                <w:r>
                  <w:rPr>
                    <w:sz w:val="17"/>
                    <w:szCs w:val="17"/>
                  </w:rPr>
                </w:r>
                <w:r>
                  <w:rPr>
                    <w:sz w:val="17"/>
                    <w:szCs w:val="17"/>
                  </w:rPr>
                </w:r>
              </w:sdtContent>
            </w:sdt>
          </w:p>
        </w:tc>
        <w:tc>
          <w:tcPr>
            <w:tcW w:w="3224" w:type="dxa"/>
            <w:tcBorders>
              <w:top w:val="single" w:sz="6" w:space="0" w:color="CCCCCC"/>
              <w:left w:val="single" w:sz="6" w:space="0" w:color="CCCCCC"/>
              <w:bottom w:val="single" w:sz="6" w:space="0" w:color="CCCCCC"/>
              <w:right w:val="single" w:sz="6" w:space="0" w:color="CCCCCC"/>
            </w:tcBorders>
          </w:tcPr>
          <w:p>
            <w:pPr>
              <w:pStyle w:val="Normal1"/>
              <w:spacing w:lineRule="auto" w:line="240" w:before="0" w:after="60"/>
              <w:rPr>
                <w:color w:val="auto"/>
              </w:rPr>
            </w:pPr>
            <w:r>
              <w:rPr>
                <w:i/>
                <w:iCs/>
                <w:color w:val="auto"/>
                <w:sz w:val="20"/>
                <w:szCs w:val="20"/>
              </w:rPr>
              <w:t>I completed this CA independently without using AI tools to perform the assessment tasks.</w:t>
            </w:r>
          </w:p>
        </w:tc>
      </w:tr>
    </w:tbl>
    <w:p>
      <w:pPr>
        <w:pStyle w:val="Normal1"/>
        <w:rPr/>
      </w:pPr>
      <w:r>
        <w:rPr/>
      </w:r>
    </w:p>
    <w:sectPr>
      <w:footerReference w:type="even" r:id="rId7"/>
      <w:footerReference w:type="default" r:id="rId8"/>
      <w:footerReference w:type="first" r:id="rId9"/>
      <w:type w:val="nextPage"/>
      <w:pgSz w:orient="landscape" w:w="16838" w:h="11906"/>
      <w:pgMar w:left="1134" w:right="1134" w:gutter="0" w:header="0" w:top="1134" w:footer="708"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1"/>
    <w:family w:val="roman"/>
    <w:pitch w:val="variable"/>
    <w:embedRegular r:id="rId14" w:fontKey="{0E014A78-CABC-4EF0-12AC-5CD89AEFDE0E}"/>
    <w:embedBold r:id="rId15" w:fontKey="{0F014A78-CABC-4EF0-12AC-5CD89AEFDE0F}"/>
    <w:embedItalic r:id="rId16" w:fontKey="{10014A78-CABC-4EF0-12AC-5CD89AEFDE10}"/>
  </w:font>
  <w:font w:name="Liberation Sans">
    <w:altName w:val="Arial"/>
    <w:charset w:val="01"/>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Wingdings">
    <w:charset w:val="02"/>
    <w:family w:val="auto"/>
    <w:pitch w:val="default"/>
    <w:embedRegular r:id="rId25" w:fontKey="{19014A78-CABC-4EF0-12AC-5CD89AEFDE19}"/>
  </w:font>
  <w:font w:name="Wingdings 2">
    <w:charset w:val="02"/>
    <w:family w:val="auto"/>
    <w:pitch w:val="default"/>
    <w:embedRegular r:id="rId26" w:fontKey="{1A014A78-CABC-4EF0-12AC-5CD89AEFDE1A}"/>
  </w:font>
  <w:font w:name="OpenSymbol">
    <w:altName w:val="Arial Unicode MS"/>
    <w:charset w:val="01"/>
    <w:family w:val="auto"/>
    <w:pitch w:val="default"/>
    <w:embedRegular r:id="rId27" w:fontKey="{1B014A78-CABC-4EF0-12AC-5CD89AEFDE1B}"/>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5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E"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IE" w:eastAsia="zh-CN" w:bidi="hi-IN"/>
    </w:rPr>
  </w:style>
  <w:style w:type="paragraph" w:styleId="Heading1">
    <w:name w:val="Heading 1"/>
    <w:basedOn w:val="Normal1"/>
    <w:next w:val="Normal1"/>
    <w:qFormat/>
    <w:pPr>
      <w:pBdr/>
      <w:spacing w:lineRule="auto" w:line="240" w:before="480" w:after="120"/>
    </w:pPr>
    <w:rPr>
      <w:b/>
      <w:bCs/>
      <w:color w:val="000000"/>
      <w:sz w:val="48"/>
      <w:szCs w:val="48"/>
    </w:rPr>
  </w:style>
  <w:style w:type="paragraph" w:styleId="Heading2">
    <w:name w:val="Heading 2"/>
    <w:basedOn w:val="Normal1"/>
    <w:next w:val="Normal1"/>
    <w:qFormat/>
    <w:pPr>
      <w:pBdr/>
      <w:spacing w:lineRule="auto" w:line="240" w:before="360" w:after="120"/>
    </w:pPr>
    <w:rPr>
      <w:b/>
      <w:bCs/>
      <w:color w:val="000000"/>
      <w:sz w:val="32"/>
      <w:szCs w:val="32"/>
    </w:rPr>
  </w:style>
  <w:style w:type="paragraph" w:styleId="Heading3">
    <w:name w:val="Heading 3"/>
    <w:basedOn w:val="Normal1"/>
    <w:next w:val="Normal1"/>
    <w:qFormat/>
    <w:pPr>
      <w:pBdr/>
      <w:spacing w:lineRule="auto" w:line="240" w:before="280" w:after="80"/>
    </w:pPr>
    <w:rPr>
      <w:b/>
      <w:bCs/>
      <w:color w:val="000000"/>
      <w:sz w:val="24"/>
      <w:szCs w:val="24"/>
    </w:rPr>
  </w:style>
  <w:style w:type="paragraph" w:styleId="Heading4">
    <w:name w:val="Heading 4"/>
    <w:basedOn w:val="Normal1"/>
    <w:next w:val="Normal1"/>
    <w:qFormat/>
    <w:pPr>
      <w:pBdr/>
    </w:pPr>
    <w:rPr>
      <w:i/>
      <w:iCs/>
      <w:color w:val="2E74B5"/>
    </w:rPr>
  </w:style>
  <w:style w:type="paragraph" w:styleId="Heading5">
    <w:name w:val="Heading 5"/>
    <w:basedOn w:val="Normal1"/>
    <w:next w:val="Normal1"/>
    <w:qFormat/>
    <w:pPr>
      <w:pBdr/>
    </w:pPr>
    <w:rPr>
      <w:color w:val="2E74B5"/>
    </w:rPr>
  </w:style>
  <w:style w:type="paragraph" w:styleId="Heading6">
    <w:name w:val="Heading 6"/>
    <w:basedOn w:val="Normal1"/>
    <w:next w:val="Normal1"/>
    <w:qFormat/>
    <w:pPr>
      <w:pBdr/>
    </w:pPr>
    <w:rPr>
      <w:color w:val="1F4D7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b5311"/>
    <w:rPr/>
  </w:style>
  <w:style w:type="character" w:styleId="FooterChar" w:customStyle="1">
    <w:name w:val="Footer Char"/>
    <w:basedOn w:val="DefaultParagraphFont"/>
    <w:link w:val="Footer"/>
    <w:uiPriority w:val="99"/>
    <w:qFormat/>
    <w:rsid w:val="00fb5311"/>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before="0" w:after="0"/>
      <w:jc w:val="left"/>
    </w:pPr>
    <w:rPr>
      <w:rFonts w:ascii="Calibri" w:hAnsi="Calibri" w:eastAsia="Calibri" w:cs="Calibri"/>
      <w:color w:val="auto"/>
      <w:kern w:val="0"/>
      <w:sz w:val="22"/>
      <w:szCs w:val="22"/>
      <w:lang w:val="en-IE" w:eastAsia="zh-CN" w:bidi="hi-IN"/>
    </w:rPr>
  </w:style>
  <w:style w:type="paragraph" w:styleId="Title">
    <w:name w:val="Title"/>
    <w:basedOn w:val="Normal1"/>
    <w:next w:val="Normal1"/>
    <w:qFormat/>
    <w:pPr>
      <w:pBdr/>
    </w:pPr>
    <w:rPr>
      <w:color w:val="000000"/>
      <w:sz w:val="56"/>
      <w:szCs w:val="56"/>
    </w:rPr>
  </w:style>
  <w:style w:type="paragraph" w:styleId="HeaderandFooter">
    <w:name w:val="Header and Footer"/>
    <w:basedOn w:val="Normal"/>
    <w:qFormat/>
    <w:pPr/>
    <w:rPr/>
  </w:style>
  <w:style w:type="paragraph" w:styleId="Header">
    <w:name w:val="Header"/>
    <w:basedOn w:val="Normal1"/>
    <w:link w:val="HeaderChar"/>
    <w:uiPriority w:val="99"/>
    <w:unhideWhenUsed/>
    <w:rsid w:val="00fb5311"/>
    <w:pPr>
      <w:tabs>
        <w:tab w:val="clear" w:pos="720"/>
        <w:tab w:val="center" w:pos="4513" w:leader="none"/>
        <w:tab w:val="right" w:pos="9026" w:leader="none"/>
      </w:tabs>
    </w:pPr>
    <w:rPr/>
  </w:style>
  <w:style w:type="paragraph" w:styleId="Footer">
    <w:name w:val="Footer"/>
    <w:basedOn w:val="Normal1"/>
    <w:link w:val="FooterChar"/>
    <w:uiPriority w:val="99"/>
    <w:unhideWhenUsed/>
    <w:rsid w:val="00fb5311"/>
    <w:pPr>
      <w:tabs>
        <w:tab w:val="clear" w:pos="720"/>
        <w:tab w:val="center" w:pos="4513" w:leader="none"/>
        <w:tab w:val="right" w:pos="9026" w:leader="none"/>
      </w:tabs>
    </w:pPr>
    <w:rPr/>
  </w:style>
  <w:style w:type="paragraph" w:styleId="Revision">
    <w:name w:val="Revision"/>
    <w:uiPriority w:val="99"/>
    <w:semiHidden/>
    <w:qFormat/>
    <w:rsid w:val="00fb5311"/>
    <w:pPr>
      <w:widowControl/>
      <w:bidi w:val="0"/>
      <w:spacing w:before="0" w:after="0"/>
      <w:jc w:val="left"/>
    </w:pPr>
    <w:rPr>
      <w:rFonts w:ascii="Calibri" w:hAnsi="Calibri" w:eastAsia="Calibri" w:cs="Calibri"/>
      <w:color w:val="auto"/>
      <w:kern w:val="0"/>
      <w:sz w:val="22"/>
      <w:szCs w:val="22"/>
      <w:lang w:val="en-IE" w:eastAsia="zh-CN" w:bidi="hi-IN"/>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nthropic.skilljar.com/teaching-ai-fluency"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GO4vgD/XfWx4M8b5udAk5TQc9jw==">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TotalTime>
  <Application>LibreOffice/24.2.0.3$MacOSX_X86_64 LibreOffice_project/da48488a73ddd66ea24cf16bbc4f7b9c08e9bea1</Application>
  <AppVersion>15.0000</AppVersion>
  <Pages>3</Pages>
  <Words>713</Words>
  <Characters>3998</Characters>
  <CharactersWithSpaces>4672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2026-09-22T14:16:00Z</dcterms:created>
  <dc:creator/>
  <dc:description/>
  <dc:language>en-US</dc:language>
  <cp:lastModifiedBy/>
  <dcterms:modified xsi:type="dcterms:W3CDTF">2026-10-28T21:57:17Z</dcterms:modified>
  <cp:revision>3</cp:revision>
  <dc:subject/>
  <dc:title/>
</cp:coreProperties>
</file>
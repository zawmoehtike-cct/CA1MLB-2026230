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footer5.xml" ContentType="application/vnd.openxmlformats-officedocument.wordprocessingml.footer+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3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10.odttf" ContentType="application/vnd.openxmlformats-officedocument.obfuscatedFont"/>
  <Override PartName="/word/fonts/font29.odttf" ContentType="application/vnd.openxmlformats-officedocument.obfuscatedFont"/>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g">
            <w:drawing>
              <wp:anchor behindDoc="0" distT="0" distB="0" distL="0" distR="0" simplePos="0" locked="0" layoutInCell="0" allowOverlap="1" relativeHeight="2" wp14:anchorId="6BEA538D">
                <wp:simplePos x="0" y="0"/>
                <wp:positionH relativeFrom="page">
                  <wp:posOffset>428625</wp:posOffset>
                </wp:positionH>
                <wp:positionV relativeFrom="margin">
                  <wp:posOffset>-1170305</wp:posOffset>
                </wp:positionV>
                <wp:extent cx="228600" cy="10403205"/>
                <wp:effectExtent l="0" t="0" r="0" b="0"/>
                <wp:wrapNone/>
                <wp:docPr id="1" name="Group 1728545881"/>
                <a:graphic xmlns:a="http://schemas.openxmlformats.org/drawingml/2006/main">
                  <a:graphicData uri="http://schemas.microsoft.com/office/word/2010/wordprocessingGroup">
                    <wpg:wgp>
                      <wpg:cNvGrpSpPr/>
                      <wpg:grpSpPr>
                        <a:xfrm>
                          <a:off x="0" y="0"/>
                          <a:ext cx="228600" cy="10403280"/>
                          <a:chOff x="0" y="0"/>
                          <a:chExt cx="228600" cy="10403280"/>
                        </a:xfrm>
                      </wpg:grpSpPr>
                      <wpg:grpSp>
                        <wpg:cNvGrpSpPr/>
                        <wpg:grpSpPr>
                          <a:xfrm>
                            <a:off x="0" y="0"/>
                            <a:ext cx="228600" cy="10403280"/>
                          </a:xfrm>
                        </wpg:grpSpPr>
                        <wps:wsp>
                          <wps:cNvPr id="2" name="Rectangle 1022607563"/>
                          <wps:cNvSpPr/>
                          <wps:spPr>
                            <a:xfrm>
                              <a:off x="0" y="0"/>
                              <a:ext cx="228600" cy="10402560"/>
                            </a:xfrm>
                            <a:prstGeom prst="rect">
                              <a:avLst/>
                            </a:prstGeom>
                            <a:noFill/>
                            <a:ln w="0">
                              <a:noFill/>
                            </a:ln>
                          </wps:spPr>
                          <wps:style>
                            <a:lnRef idx="0"/>
                            <a:fillRef idx="0"/>
                            <a:effectRef idx="0"/>
                            <a:fontRef idx="minor"/>
                          </wps:style>
                          <wps:txbx>
                            <w:txbxContent>
                              <w:p>
                                <w:pPr>
                                  <w:pStyle w:val="Normal"/>
                                  <w:spacing w:lineRule="auto" w:line="240" w:before="0" w:after="0"/>
                                  <w:rPr/>
                                </w:pPr>
                                <w:r>
                                  <w:rPr/>
                                </w:r>
                              </w:p>
                            </w:txbxContent>
                          </wps:txbx>
                          <wps:bodyPr lIns="0" rIns="0" tIns="0" bIns="0" anchor="ctr">
                            <a:noAutofit/>
                          </wps:bodyPr>
                        </wps:wsp>
                        <wps:wsp>
                          <wps:cNvPr id="3" name="Rectangle 645180660"/>
                          <wps:cNvSpPr/>
                          <wps:spPr>
                            <a:xfrm>
                              <a:off x="0" y="0"/>
                              <a:ext cx="228600" cy="9991080"/>
                            </a:xfrm>
                            <a:prstGeom prst="rect">
                              <a:avLst/>
                            </a:prstGeom>
                            <a:solidFill>
                              <a:schemeClr val="accent2"/>
                            </a:solidFill>
                            <a:ln w="0">
                              <a:noFill/>
                            </a:ln>
                          </wps:spPr>
                          <wps:style>
                            <a:lnRef idx="0"/>
                            <a:fillRef idx="0"/>
                            <a:effectRef idx="0"/>
                            <a:fontRef idx="minor"/>
                          </wps:style>
                          <wps:txbx>
                            <w:txbxContent>
                              <w:p>
                                <w:pPr>
                                  <w:pStyle w:val="Normal"/>
                                  <w:spacing w:lineRule="auto" w:line="240" w:before="0" w:after="0"/>
                                  <w:rPr/>
                                </w:pPr>
                                <w:r>
                                  <w:rPr/>
                                </w:r>
                              </w:p>
                            </w:txbxContent>
                          </wps:txbx>
                          <wps:bodyPr lIns="0" rIns="0" tIns="0" bIns="0" anchor="ctr">
                            <a:noAutofit/>
                          </wps:bodyPr>
                        </wps:wsp>
                        <wps:wsp>
                          <wps:cNvPr id="4" name="Rectangle 300658735"/>
                          <wps:cNvSpPr/>
                          <wps:spPr>
                            <a:xfrm>
                              <a:off x="0" y="10144080"/>
                              <a:ext cx="228600" cy="259200"/>
                            </a:xfrm>
                            <a:prstGeom prst="rect">
                              <a:avLst/>
                            </a:prstGeom>
                            <a:solidFill>
                              <a:schemeClr val="accent1"/>
                            </a:solidFill>
                            <a:ln w="0">
                              <a:noFill/>
                            </a:ln>
                          </wps:spPr>
                          <wps:style>
                            <a:lnRef idx="0"/>
                            <a:fillRef idx="0"/>
                            <a:effectRef idx="0"/>
                            <a:fontRef idx="minor"/>
                          </wps:style>
                          <wps:txbx>
                            <w:txbxContent>
                              <w:p>
                                <w:pPr>
                                  <w:pStyle w:val="Normal"/>
                                  <w:spacing w:lineRule="auto" w:line="240" w:before="0" w:after="0"/>
                                  <w:rPr/>
                                </w:pPr>
                                <w:r>
                                  <w:rPr/>
                                </w:r>
                              </w:p>
                            </w:txbxContent>
                          </wps:txbx>
                          <wps:bodyPr lIns="0" rIns="0" tIns="0" bIns="0" anchor="ctr">
                            <a:noAutofit/>
                          </wps:bodyPr>
                        </wps:wsp>
                      </wpg:grpSp>
                    </wpg:wgp>
                  </a:graphicData>
                </a:graphic>
              </wp:anchor>
            </w:drawing>
          </mc:Choice>
          <mc:Fallback>
            <w:pict>
              <v:group id="shape_0" alt="Group 1728545881" style="position:absolute;margin-left:33.75pt;margin-top:-92.15pt;width:18pt;height:819.15pt" coordorigin="675,-1843" coordsize="360,16383">
                <v:group id="shape_0" style="position:absolute;left:675;top:-1843;width:360;height:16383">
                  <v:rect id="shape_0" ID="Rectangle 1022607563" path="m0,0l-2147483645,0l-2147483645,-2147483646l0,-2147483646xe" stroked="f" o:allowincell="f" style="position:absolute;left:675;top:-1843;width:359;height:16381;mso-wrap-style:none;v-text-anchor:middle;mso-position-horizontal-relative:page;mso-position-vertical-relative:margin">
                    <v:fill o:detectmouseclick="t" on="false"/>
                    <v:stroke color="#3465a4" joinstyle="round" endcap="flat"/>
                    <v:textbox>
                      <w:txbxContent>
                        <w:p>
                          <w:pPr>
                            <w:pStyle w:val="Normal"/>
                            <w:spacing w:lineRule="auto" w:line="240" w:before="0" w:after="0"/>
                            <w:rPr/>
                          </w:pPr>
                          <w:r>
                            <w:rPr/>
                          </w:r>
                        </w:p>
                      </w:txbxContent>
                    </v:textbox>
                    <w10:wrap type="none"/>
                  </v:rect>
                  <v:rect id="shape_0" ID="Rectangle 645180660" path="m0,0l-2147483645,0l-2147483645,-2147483646l0,-2147483646xe" fillcolor="#e97132" stroked="f" o:allowincell="f" style="position:absolute;left:675;top:-1843;width:359;height:15733;mso-wrap-style:none;v-text-anchor:middle;mso-position-horizontal-relative:page;mso-position-vertical-relative:margin">
                    <v:fill o:detectmouseclick="t" type="solid" color2="#168ecd"/>
                    <v:stroke color="#3465a4" joinstyle="round" endcap="flat"/>
                    <v:textbox>
                      <w:txbxContent>
                        <w:p>
                          <w:pPr>
                            <w:pStyle w:val="Normal"/>
                            <w:spacing w:lineRule="auto" w:line="240" w:before="0" w:after="0"/>
                            <w:rPr/>
                          </w:pPr>
                          <w:r>
                            <w:rPr/>
                          </w:r>
                        </w:p>
                      </w:txbxContent>
                    </v:textbox>
                    <w10:wrap type="none"/>
                  </v:rect>
                  <v:rect id="shape_0" ID="Rectangle 300658735" path="m0,0l-2147483645,0l-2147483645,-2147483646l0,-2147483646xe" fillcolor="#156082" stroked="f" o:allowincell="f" style="position:absolute;left:675;top:14132;width:359;height:407;mso-wrap-style:none;v-text-anchor:middle;mso-position-horizontal-relative:page;mso-position-vertical-relative:margin">
                    <v:fill o:detectmouseclick="t" type="solid" color2="#ea9f7d"/>
                    <v:stroke color="#3465a4" joinstyle="round" endcap="flat"/>
                    <v:textbox>
                      <w:txbxContent>
                        <w:p>
                          <w:pPr>
                            <w:pStyle w:val="Normal"/>
                            <w:spacing w:lineRule="auto" w:line="240" w:before="0" w:after="0"/>
                            <w:rPr/>
                          </w:pPr>
                          <w:r>
                            <w:rPr/>
                          </w:r>
                        </w:p>
                      </w:txbxContent>
                    </v:textbox>
                    <w10:wrap type="none"/>
                  </v:rect>
                </v:group>
              </v:group>
            </w:pict>
          </mc:Fallback>
        </mc:AlternateContent>
        <w:drawing>
          <wp:anchor behindDoc="0" distT="0" distB="0" distL="114300" distR="114300" simplePos="0" locked="0" layoutInCell="0" allowOverlap="1" relativeHeight="8">
            <wp:simplePos x="0" y="0"/>
            <wp:positionH relativeFrom="margin">
              <wp:posOffset>4174490</wp:posOffset>
            </wp:positionH>
            <wp:positionV relativeFrom="margin">
              <wp:posOffset>-276225</wp:posOffset>
            </wp:positionV>
            <wp:extent cx="2206625" cy="762000"/>
            <wp:effectExtent l="0" t="0" r="0" b="0"/>
            <wp:wrapSquare wrapText="bothSides"/>
            <wp:docPr id="5" name="image1.png"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A logo for college computing&#10;&#10;Description automatically generated"/>
                    <pic:cNvPicPr>
                      <a:picLocks noChangeAspect="1" noChangeArrowheads="1"/>
                    </pic:cNvPicPr>
                  </pic:nvPicPr>
                  <pic:blipFill>
                    <a:blip r:embed="rId2"/>
                    <a:stretch>
                      <a:fillRect/>
                    </a:stretch>
                  </pic:blipFill>
                  <pic:spPr bwMode="auto">
                    <a:xfrm>
                      <a:off x="0" y="0"/>
                      <a:ext cx="2206625" cy="762000"/>
                    </a:xfrm>
                    <a:prstGeom prst="rect">
                      <a:avLst/>
                    </a:prstGeom>
                  </pic:spPr>
                </pic:pic>
              </a:graphicData>
            </a:graphic>
          </wp:anchor>
        </w:drawing>
      </w:r>
    </w:p>
    <w:p>
      <w:pPr>
        <w:pStyle w:val="Normal"/>
        <w:rPr>
          <w:b/>
          <w:color w:val="156082"/>
          <w:sz w:val="36"/>
          <w:szCs w:val="36"/>
        </w:rPr>
      </w:pPr>
      <w:r>
        <w:rPr>
          <w:b/>
          <w:color w:val="156082"/>
          <w:sz w:val="36"/>
          <w:szCs w:val="36"/>
        </w:rPr>
        <w:t>Assessment Cover Page</w:t>
      </w:r>
    </w:p>
    <w:tbl>
      <w:tblPr>
        <w:tblW w:w="9015"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3256"/>
        <w:gridCol w:w="5758"/>
      </w:tblGrid>
      <w:tr>
        <w:trPr/>
        <w:tc>
          <w:tcPr>
            <w:tcW w:w="3256" w:type="dxa"/>
            <w:tcBorders/>
          </w:tcPr>
          <w:p>
            <w:pPr>
              <w:pStyle w:val="Normal"/>
              <w:spacing w:lineRule="auto" w:line="480" w:before="0" w:after="160"/>
              <w:rPr>
                <w:i/>
                <w:i/>
                <w:color w:val="156082"/>
                <w:sz w:val="32"/>
                <w:szCs w:val="32"/>
              </w:rPr>
            </w:pPr>
            <w:r>
              <w:rPr>
                <w:i/>
                <w:color w:val="156082"/>
                <w:sz w:val="32"/>
                <w:szCs w:val="32"/>
              </w:rPr>
              <w:t>Student Full Name</w:t>
            </w:r>
          </w:p>
        </w:tc>
        <w:tc>
          <w:tcPr>
            <w:tcW w:w="5758" w:type="dxa"/>
            <w:tcBorders/>
          </w:tcPr>
          <w:p>
            <w:pPr>
              <w:pStyle w:val="Normal"/>
              <w:spacing w:lineRule="auto" w:line="480" w:before="0" w:after="160"/>
              <w:rPr>
                <w:color w:val="000000"/>
                <w:sz w:val="32"/>
                <w:szCs w:val="32"/>
              </w:rPr>
            </w:pPr>
            <w:ins w:id="0" w:author="Unknown Author" w:date="2026-10-28T21:30:02Z">
              <w:r>
                <w:rPr>
                  <w:color w:val="000000"/>
                  <w:sz w:val="32"/>
                  <w:szCs w:val="32"/>
                </w:rPr>
                <w:t>Zaw Moe Htike</w:t>
              </w:r>
            </w:ins>
          </w:p>
        </w:tc>
      </w:tr>
      <w:tr>
        <w:trPr/>
        <w:tc>
          <w:tcPr>
            <w:tcW w:w="3256" w:type="dxa"/>
            <w:tcBorders/>
          </w:tcPr>
          <w:p>
            <w:pPr>
              <w:pStyle w:val="Normal"/>
              <w:spacing w:lineRule="auto" w:line="480" w:before="0" w:after="160"/>
              <w:rPr>
                <w:i/>
                <w:i/>
                <w:color w:val="156082"/>
                <w:sz w:val="32"/>
                <w:szCs w:val="32"/>
              </w:rPr>
            </w:pPr>
            <w:r>
              <w:rPr>
                <w:i/>
                <w:color w:val="156082"/>
                <w:sz w:val="32"/>
                <w:szCs w:val="32"/>
              </w:rPr>
              <w:t>Student Number</w:t>
            </w:r>
          </w:p>
        </w:tc>
        <w:tc>
          <w:tcPr>
            <w:tcW w:w="5758" w:type="dxa"/>
            <w:tcBorders/>
          </w:tcPr>
          <w:p>
            <w:pPr>
              <w:pStyle w:val="Normal"/>
              <w:spacing w:lineRule="auto" w:line="480" w:before="0" w:after="160"/>
              <w:rPr>
                <w:color w:val="000000"/>
                <w:sz w:val="32"/>
                <w:szCs w:val="32"/>
              </w:rPr>
            </w:pPr>
            <w:ins w:id="1" w:author="Unknown Author" w:date="2026-10-28T21:30:16Z">
              <w:r>
                <w:rPr>
                  <w:color w:val="000000"/>
                  <w:sz w:val="32"/>
                  <w:szCs w:val="32"/>
                </w:rPr>
                <w:t>2026230</w:t>
              </w:r>
            </w:ins>
          </w:p>
        </w:tc>
      </w:tr>
      <w:tr>
        <w:trPr/>
        <w:tc>
          <w:tcPr>
            <w:tcW w:w="3256" w:type="dxa"/>
            <w:tcBorders/>
          </w:tcPr>
          <w:p>
            <w:pPr>
              <w:pStyle w:val="Normal"/>
              <w:spacing w:lineRule="auto" w:line="480" w:before="0" w:after="160"/>
              <w:rPr>
                <w:i/>
                <w:i/>
                <w:color w:val="156082"/>
                <w:sz w:val="32"/>
                <w:szCs w:val="32"/>
              </w:rPr>
            </w:pPr>
            <w:r>
              <w:rPr>
                <w:i/>
                <w:color w:val="156082"/>
                <w:sz w:val="32"/>
                <w:szCs w:val="32"/>
              </w:rPr>
              <w:t>Module Title</w:t>
            </w:r>
          </w:p>
        </w:tc>
        <w:tc>
          <w:tcPr>
            <w:tcW w:w="5758" w:type="dxa"/>
            <w:tcBorders/>
          </w:tcPr>
          <w:p>
            <w:pPr>
              <w:pStyle w:val="Normal"/>
              <w:spacing w:lineRule="auto" w:line="480" w:before="0" w:after="160"/>
              <w:rPr>
                <w:color w:val="000000"/>
                <w:sz w:val="32"/>
                <w:szCs w:val="32"/>
              </w:rPr>
            </w:pPr>
            <w:ins w:id="2" w:author="Unknown Author" w:date="2026-10-28T21:31:31Z">
              <w:r>
                <w:rPr>
                  <w:color w:val="000000"/>
                  <w:sz w:val="32"/>
                  <w:szCs w:val="32"/>
                </w:rPr>
                <w:t>Machine Learning for Business</w:t>
              </w:r>
            </w:ins>
          </w:p>
        </w:tc>
      </w:tr>
      <w:tr>
        <w:trPr/>
        <w:tc>
          <w:tcPr>
            <w:tcW w:w="3256" w:type="dxa"/>
            <w:tcBorders/>
          </w:tcPr>
          <w:p>
            <w:pPr>
              <w:pStyle w:val="Normal"/>
              <w:spacing w:lineRule="auto" w:line="480" w:before="0" w:after="160"/>
              <w:rPr>
                <w:i/>
                <w:i/>
                <w:color w:val="156082"/>
                <w:sz w:val="32"/>
                <w:szCs w:val="32"/>
              </w:rPr>
            </w:pPr>
            <w:r>
              <w:rPr>
                <w:i/>
                <w:color w:val="156082"/>
                <w:sz w:val="32"/>
                <w:szCs w:val="32"/>
              </w:rPr>
              <w:t>Assessment Title</w:t>
            </w:r>
          </w:p>
        </w:tc>
        <w:tc>
          <w:tcPr>
            <w:tcW w:w="5758" w:type="dxa"/>
            <w:tcBorders/>
          </w:tcPr>
          <w:p>
            <w:pPr>
              <w:pStyle w:val="Normal"/>
              <w:spacing w:lineRule="auto" w:line="480" w:before="0" w:after="160"/>
              <w:rPr>
                <w:color w:val="000000"/>
                <w:sz w:val="32"/>
                <w:szCs w:val="32"/>
              </w:rPr>
            </w:pPr>
            <w:ins w:id="3" w:author="Unknown Author" w:date="2026-10-28T21:31:40Z">
              <w:r>
                <w:rPr>
                  <w:color w:val="000000"/>
                  <w:sz w:val="32"/>
                  <w:szCs w:val="32"/>
                </w:rPr>
                <w:t>CA1</w:t>
              </w:r>
            </w:ins>
          </w:p>
        </w:tc>
      </w:tr>
      <w:tr>
        <w:trPr/>
        <w:tc>
          <w:tcPr>
            <w:tcW w:w="3256" w:type="dxa"/>
            <w:tcBorders/>
          </w:tcPr>
          <w:p>
            <w:pPr>
              <w:pStyle w:val="Normal"/>
              <w:spacing w:lineRule="auto" w:line="480" w:before="0" w:after="160"/>
              <w:rPr>
                <w:i/>
                <w:i/>
                <w:color w:val="156082"/>
                <w:sz w:val="32"/>
                <w:szCs w:val="32"/>
              </w:rPr>
            </w:pPr>
            <w:r>
              <w:rPr>
                <w:i/>
                <w:color w:val="156082"/>
                <w:sz w:val="32"/>
                <w:szCs w:val="32"/>
              </w:rPr>
              <w:t>Lecturer/Supervisor</w:t>
            </w:r>
          </w:p>
        </w:tc>
        <w:tc>
          <w:tcPr>
            <w:tcW w:w="5758" w:type="dxa"/>
            <w:tcBorders/>
          </w:tcPr>
          <w:p>
            <w:pPr>
              <w:pStyle w:val="Normal"/>
              <w:spacing w:lineRule="auto" w:line="480" w:before="0" w:after="160"/>
              <w:rPr>
                <w:color w:val="000000"/>
                <w:sz w:val="32"/>
                <w:szCs w:val="32"/>
              </w:rPr>
            </w:pPr>
            <w:ins w:id="4" w:author="Unknown Author" w:date="2026-10-28T21:31:51Z">
              <w:r>
                <w:rPr>
                  <w:color w:val="000000"/>
                  <w:sz w:val="32"/>
                  <w:szCs w:val="32"/>
                </w:rPr>
                <w:t>Dr. Muhammad Iqbal</w:t>
              </w:r>
            </w:ins>
          </w:p>
        </w:tc>
      </w:tr>
      <w:tr>
        <w:trPr/>
        <w:tc>
          <w:tcPr>
            <w:tcW w:w="3256" w:type="dxa"/>
            <w:tcBorders/>
          </w:tcPr>
          <w:p>
            <w:pPr>
              <w:pStyle w:val="Normal"/>
              <w:spacing w:lineRule="auto" w:line="480" w:before="0" w:after="160"/>
              <w:rPr>
                <w:i/>
                <w:i/>
                <w:color w:val="156082"/>
                <w:sz w:val="32"/>
                <w:szCs w:val="32"/>
              </w:rPr>
            </w:pPr>
            <w:r>
              <w:rPr>
                <w:i/>
                <w:color w:val="156082"/>
                <w:sz w:val="32"/>
                <w:szCs w:val="32"/>
              </w:rPr>
              <w:t>Assessment Due Date</w:t>
            </w:r>
          </w:p>
        </w:tc>
        <w:tc>
          <w:tcPr>
            <w:tcW w:w="5758" w:type="dxa"/>
            <w:tcBorders/>
          </w:tcPr>
          <w:p>
            <w:pPr>
              <w:pStyle w:val="Normal"/>
              <w:spacing w:lineRule="auto" w:line="480" w:before="0" w:after="160"/>
              <w:rPr>
                <w:color w:val="000000"/>
                <w:sz w:val="32"/>
                <w:szCs w:val="32"/>
              </w:rPr>
            </w:pPr>
            <w:ins w:id="5" w:author="Unknown Author" w:date="2026-10-28T21:32:25Z">
              <w:r>
                <w:rPr>
                  <w:color w:val="000000"/>
                  <w:sz w:val="32"/>
                  <w:szCs w:val="32"/>
                </w:rPr>
                <w:t>Friday 30th October 2026@23:59 (IST)</w:t>
              </w:r>
            </w:ins>
          </w:p>
        </w:tc>
      </w:tr>
      <w:tr>
        <w:trPr/>
        <w:tc>
          <w:tcPr>
            <w:tcW w:w="3256" w:type="dxa"/>
            <w:tcBorders/>
          </w:tcPr>
          <w:p>
            <w:pPr>
              <w:pStyle w:val="Normal"/>
              <w:spacing w:lineRule="auto" w:line="480" w:before="0" w:after="160"/>
              <w:rPr>
                <w:i/>
                <w:i/>
                <w:color w:val="156082"/>
                <w:sz w:val="32"/>
                <w:szCs w:val="32"/>
              </w:rPr>
            </w:pPr>
            <w:r>
              <w:rPr>
                <w:i/>
                <w:color w:val="156082"/>
                <w:sz w:val="32"/>
                <w:szCs w:val="32"/>
              </w:rPr>
              <w:t>Date of Submission</w:t>
            </w:r>
          </w:p>
        </w:tc>
        <w:tc>
          <w:tcPr>
            <w:tcW w:w="5758" w:type="dxa"/>
            <w:tcBorders/>
          </w:tcPr>
          <w:p>
            <w:pPr>
              <w:pStyle w:val="Normal"/>
              <w:spacing w:lineRule="auto" w:line="480" w:before="0" w:after="160"/>
              <w:rPr>
                <w:color w:val="000000"/>
                <w:sz w:val="32"/>
                <w:szCs w:val="32"/>
              </w:rPr>
            </w:pPr>
            <w:ins w:id="6" w:author="Unknown Author" w:date="2026-10-28T21:32:31Z">
              <w:r>
                <w:rPr>
                  <w:color w:val="000000"/>
                  <w:sz w:val="32"/>
                  <w:szCs w:val="32"/>
                </w:rPr>
                <w:t>Wed 28th October 2026@23:59 (IST)</w:t>
              </w:r>
            </w:ins>
          </w:p>
        </w:tc>
      </w:tr>
    </w:tbl>
    <w:p>
      <w:pPr>
        <w:pStyle w:val="Normal"/>
        <w:rPr>
          <w:b/>
          <w:color w:val="156082"/>
          <w:sz w:val="32"/>
          <w:szCs w:val="32"/>
          <w:del w:id="7" w:author="Unknown Author" w:date="2026-10-28T21:33:59Z"/>
        </w:rPr>
      </w:pPr>
      <w:r>
        <w:rPr>
          <w:b/>
          <w:color w:val="156082"/>
          <w:sz w:val="32"/>
          <w:szCs w:val="32"/>
        </w:rPr>
        <w:t>Use of AI Tools</w:t>
      </w:r>
    </w:p>
    <w:p>
      <w:pPr>
        <w:pStyle w:val="Normal"/>
        <w:widowControl/>
        <w:bidi w:val="0"/>
        <w:spacing w:lineRule="auto" w:line="259" w:before="0" w:after="160"/>
        <w:jc w:val="left"/>
        <w:rPr>
          <w:b/>
          <w:color w:val="156082"/>
          <w:sz w:val="32"/>
          <w:szCs w:val="32"/>
          <w:del w:id="9" w:author="Unknown Author" w:date="2026-10-28T21:33:59Z"/>
        </w:rPr>
      </w:pPr>
      <w:del w:id="8" w:author="Unknown Author" w:date="2026-10-28T21:33:59Z">
        <w:r>
          <w:rPr>
            <w:rFonts w:eastAsia="Quattrocento Sans" w:cs="Quattrocento Sans" w:ascii="Quattrocento Sans" w:hAnsi="Quattrocento Sans"/>
            <w:b/>
            <w:color w:val="FF0000"/>
            <w:highlight w:val="white"/>
          </w:rPr>
          <w:delText>Choose the statement that fits your work and delete the other.</w:delText>
        </w:r>
      </w:del>
    </w:p>
    <w:p>
      <w:pPr>
        <w:pStyle w:val="Normal"/>
        <w:widowControl/>
        <w:bidi w:val="0"/>
        <w:spacing w:lineRule="auto" w:line="259" w:before="0" w:after="160"/>
        <w:jc w:val="left"/>
        <w:rPr>
          <w:b/>
          <w:color w:val="156082"/>
          <w:sz w:val="32"/>
          <w:szCs w:val="32"/>
        </w:rPr>
      </w:pPr>
      <w:del w:id="10" w:author="Unknown Author" w:date="2026-10-28T21:33:59Z">
        <w:r>
          <w:rPr>
            <w:sz w:val="28"/>
            <w:szCs w:val="28"/>
          </w:rPr>
          <w:delText xml:space="preserve">I acknowledge the use of </w:delText>
        </w:r>
      </w:del>
      <w:del w:id="11" w:author="Unknown Author" w:date="2026-10-28T21:33:59Z">
        <w:r>
          <w:rPr>
            <w:b/>
            <w:sz w:val="28"/>
            <w:szCs w:val="28"/>
          </w:rPr>
          <w:delText>[enter name of the AI tool you used]</w:delText>
        </w:r>
      </w:del>
      <w:del w:id="12" w:author="Unknown Author" w:date="2026-10-28T21:33:59Z">
        <w:r>
          <w:rPr>
            <w:sz w:val="28"/>
            <w:szCs w:val="28"/>
          </w:rPr>
          <w:delText xml:space="preserve"> for the purpose of </w:delText>
        </w:r>
      </w:del>
      <w:del w:id="13" w:author="Unknown Author" w:date="2026-10-28T21:33:59Z">
        <w:r>
          <w:rPr>
            <w:b/>
            <w:sz w:val="28"/>
            <w:szCs w:val="28"/>
          </w:rPr>
          <w:delText xml:space="preserve">[provide a brief explanation of how you used the tool]. </w:delText>
        </w:r>
      </w:del>
    </w:p>
    <w:p>
      <w:pPr>
        <w:pStyle w:val="Normal"/>
        <w:rPr/>
      </w:pPr>
      <w:r>
        <mc:AlternateContent>
          <mc:Choice Requires="wps">
            <w:drawing>
              <wp:anchor behindDoc="0" distT="14605" distB="14605" distL="15240" distR="13970" simplePos="0" locked="0" layoutInCell="0" allowOverlap="1" relativeHeight="6" wp14:anchorId="29541C15">
                <wp:simplePos x="0" y="0"/>
                <wp:positionH relativeFrom="margin">
                  <wp:align>center</wp:align>
                </wp:positionH>
                <wp:positionV relativeFrom="paragraph">
                  <wp:posOffset>492125</wp:posOffset>
                </wp:positionV>
                <wp:extent cx="5800725" cy="2876550"/>
                <wp:effectExtent l="15240" t="14605" r="13970" b="14605"/>
                <wp:wrapNone/>
                <wp:docPr id="6" name="Rectangle 1728545882"/>
                <a:graphic xmlns:a="http://schemas.openxmlformats.org/drawingml/2006/main">
                  <a:graphicData uri="http://schemas.microsoft.com/office/word/2010/wordprocessingShape">
                    <wps:wsp>
                      <wps:cNvSpPr/>
                      <wps:spPr>
                        <a:xfrm>
                          <a:off x="0" y="0"/>
                          <a:ext cx="5800680" cy="2876400"/>
                        </a:xfrm>
                        <a:prstGeom prst="rect">
                          <a:avLst/>
                        </a:prstGeom>
                        <a:solidFill>
                          <a:schemeClr val="lt1"/>
                        </a:solidFill>
                        <a:ln w="28575">
                          <a:solidFill>
                            <a:srgbClr val="156082"/>
                          </a:solidFill>
                          <a:round/>
                        </a:ln>
                      </wps:spPr>
                      <wps:style>
                        <a:lnRef idx="0"/>
                        <a:fillRef idx="0"/>
                        <a:effectRef idx="0"/>
                        <a:fontRef idx="minor"/>
                      </wps:style>
                      <wps:txbx>
                        <w:txbxContent>
                          <w:p>
                            <w:pPr>
                              <w:pStyle w:val="FrameContents"/>
                              <w:spacing w:lineRule="auto" w:line="254"/>
                              <w:rPr/>
                            </w:pPr>
                            <w:r>
                              <w:rPr>
                                <w:b/>
                                <w:color w:val="156082"/>
                                <w:sz w:val="32"/>
                              </w:rPr>
                              <w:t>Declaration</w:t>
                            </w:r>
                          </w:p>
                          <w:p>
                            <w:pPr>
                              <w:pStyle w:val="FrameContents"/>
                              <w:spacing w:lineRule="auto" w:line="254"/>
                              <w:rP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FrameContents"/>
                              <w:spacing w:lineRule="auto" w:line="254"/>
                              <w:rPr/>
                            </w:pPr>
                            <w:r>
                              <w:rPr>
                                <w:color w:val="000000"/>
                                <w:sz w:val="28"/>
                              </w:rPr>
                              <w:t>I declare it to be my own work and that all material from third parties has been appropriately referenced.</w:t>
                            </w:r>
                          </w:p>
                          <w:p>
                            <w:pPr>
                              <w:pStyle w:val="FrameContents"/>
                              <w:spacing w:lineRule="auto" w:line="254" w:before="0" w:after="160"/>
                              <w:rPr/>
                            </w:pPr>
                            <w:r>
                              <w:rPr>
                                <w:color w:val="000000"/>
                                <w:sz w:val="28"/>
                              </w:rPr>
                              <w:t xml:space="preserve"> </w:t>
                            </w:r>
                            <w:r>
                              <w:rPr>
                                <w:color w:val="000000"/>
                                <w:sz w:val="28"/>
                              </w:rPr>
                              <w:t>I further confirm that this work has not previously been submitted for assessment by myself or someone else in CCT College Dublin or any other higher education institution.</w:t>
                            </w:r>
                          </w:p>
                        </w:txbxContent>
                      </wps:txbx>
                      <wps:bodyPr anchor="t">
                        <a:noAutofit/>
                      </wps:bodyPr>
                    </wps:wsp>
                  </a:graphicData>
                </a:graphic>
              </wp:anchor>
            </w:drawing>
          </mc:Choice>
          <mc:Fallback>
            <w:pict>
              <v:rect id="shape_0" ID="Rectangle 1728545882" path="m0,0l-2147483645,0l-2147483645,-2147483646l0,-2147483646xe" fillcolor="white" stroked="t" o:allowincell="f" style="position:absolute;margin-left:-2.75pt;margin-top:38.75pt;width:456.7pt;height:226.45pt;mso-wrap-style:square;v-text-anchor:top;mso-position-horizontal:center;mso-position-horizontal-relative:margin" wp14:anchorId="29541C15">
                <v:fill o:detectmouseclick="t" type="solid" color2="black"/>
                <v:stroke color="#156082" weight="28440" joinstyle="round" endcap="flat"/>
                <v:textbox>
                  <w:txbxContent>
                    <w:p>
                      <w:pPr>
                        <w:pStyle w:val="FrameContents"/>
                        <w:spacing w:lineRule="auto" w:line="254"/>
                        <w:rPr/>
                      </w:pPr>
                      <w:r>
                        <w:rPr>
                          <w:b/>
                          <w:color w:val="156082"/>
                          <w:sz w:val="32"/>
                        </w:rPr>
                        <w:t>Declaration</w:t>
                      </w:r>
                    </w:p>
                    <w:p>
                      <w:pPr>
                        <w:pStyle w:val="FrameContents"/>
                        <w:spacing w:lineRule="auto" w:line="254"/>
                        <w:rP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FrameContents"/>
                        <w:spacing w:lineRule="auto" w:line="254"/>
                        <w:rPr/>
                      </w:pPr>
                      <w:r>
                        <w:rPr>
                          <w:color w:val="000000"/>
                          <w:sz w:val="28"/>
                        </w:rPr>
                        <w:t>I declare it to be my own work and that all material from third parties has been appropriately referenced.</w:t>
                      </w:r>
                    </w:p>
                    <w:p>
                      <w:pPr>
                        <w:pStyle w:val="FrameContents"/>
                        <w:spacing w:lineRule="auto" w:line="254" w:before="0" w:after="160"/>
                        <w:rPr/>
                      </w:pPr>
                      <w:r>
                        <w:rPr>
                          <w:color w:val="000000"/>
                          <w:sz w:val="28"/>
                        </w:rPr>
                        <w:t xml:space="preserve"> </w:t>
                      </w:r>
                      <w:r>
                        <w:rPr>
                          <w:color w:val="000000"/>
                          <w:sz w:val="28"/>
                        </w:rPr>
                        <w:t>I further confirm that this work has not previously been submitted for assessment by myself or someone else in CCT College Dublin or any other higher education institution.</w:t>
                      </w:r>
                    </w:p>
                  </w:txbxContent>
                </v:textbox>
                <w10:wrap type="none"/>
              </v:rect>
            </w:pict>
          </mc:Fallback>
        </mc:AlternateContent>
      </w:r>
      <w:r>
        <w:rPr>
          <w:sz w:val="28"/>
          <w:szCs w:val="28"/>
        </w:rPr>
        <w:t>I have not used any AI tools or technologies in the preparation of this assessment.</w:t>
      </w:r>
    </w:p>
    <w:p>
      <w:pPr>
        <w:pStyle w:val="Normal"/>
        <w:rPr/>
      </w:pPr>
      <w:r>
        <w:rPr/>
      </w:r>
    </w:p>
    <w:p>
      <w:pPr>
        <w:pStyle w:val="Normal"/>
        <w:rPr/>
      </w:pPr>
      <w:r>
        <w:rPr/>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
        <w:rPr>
          <w:del w:id="15" w:author="Unknown Author" w:date="2026-10-28T21:35:14Z"/>
        </w:rPr>
      </w:pPr>
      <w:del w:id="14" w:author="Unknown Author" w:date="2026-10-28T21:35:14Z">
        <w:r>
          <w:rPr/>
        </w:r>
      </w:del>
    </w:p>
    <w:p>
      <w:pPr>
        <w:pStyle w:val="Normal"/>
        <w:rPr>
          <w:rFonts w:ascii="Aptos" w:hAnsi="Aptos" w:eastAsia="Aptos" w:cs="Aptos"/>
          <w:b/>
          <w:color w:val="FF0000"/>
          <w:sz w:val="30"/>
          <w:szCs w:val="30"/>
          <w:u w:val="single"/>
          <w:del w:id="17" w:author="Unknown Author" w:date="2026-10-28T21:33:51Z"/>
        </w:rPr>
      </w:pPr>
      <w:del w:id="16" w:author="Unknown Author" w:date="2026-10-28T21:33:51Z">
        <w:r>
          <w:rPr>
            <w:rFonts w:eastAsia="Aptos" w:cs="Aptos" w:ascii="Aptos" w:hAnsi="Aptos"/>
            <w:b/>
            <w:color w:val="FF0000"/>
            <w:sz w:val="30"/>
            <w:szCs w:val="30"/>
            <w:u w:val="single"/>
          </w:rPr>
          <w:delText>Please read all the instructions on this document carefully!!!</w:delText>
        </w:r>
      </w:del>
    </w:p>
    <w:p>
      <w:pPr>
        <w:pStyle w:val="Normal"/>
        <w:rPr>
          <w:rFonts w:ascii="Aptos" w:hAnsi="Aptos" w:eastAsia="Aptos" w:cs="Aptos"/>
          <w:color w:val="FF0000"/>
          <w:sz w:val="24"/>
          <w:szCs w:val="24"/>
          <w:del w:id="19" w:author="Unknown Author" w:date="2026-10-28T21:33:51Z"/>
        </w:rPr>
      </w:pPr>
      <w:del w:id="18" w:author="Unknown Author" w:date="2026-10-28T21:33:51Z">
        <w:r>
          <w:rPr>
            <w:rFonts w:eastAsia="Aptos" w:cs="Aptos" w:ascii="Aptos" w:hAnsi="Aptos"/>
            <w:color w:val="FF0000"/>
            <w:sz w:val="24"/>
            <w:szCs w:val="24"/>
          </w:rPr>
        </w:r>
      </w:del>
    </w:p>
    <w:p>
      <w:pPr>
        <w:pStyle w:val="Normal"/>
        <w:rPr>
          <w:rFonts w:ascii="Aptos" w:hAnsi="Aptos" w:eastAsia="Aptos" w:cs="Aptos"/>
          <w:b/>
          <w:color w:val="FF0000"/>
          <w:sz w:val="24"/>
          <w:szCs w:val="24"/>
          <w:del w:id="21" w:author="Unknown Author" w:date="2026-10-28T21:33:51Z"/>
        </w:rPr>
      </w:pPr>
      <w:del w:id="20" w:author="Unknown Author" w:date="2026-10-28T21:33:51Z">
        <w:r>
          <w:rPr>
            <w:rFonts w:eastAsia="Aptos" w:cs="Aptos" w:ascii="Aptos" w:hAnsi="Aptos"/>
            <w:b/>
            <w:color w:val="FF0000"/>
            <w:sz w:val="24"/>
            <w:szCs w:val="24"/>
          </w:rPr>
          <w:delText>Filling out the cover sheet</w:delText>
        </w:r>
      </w:del>
    </w:p>
    <w:p>
      <w:pPr>
        <w:pStyle w:val="Normal"/>
        <w:rPr>
          <w:rFonts w:ascii="Aptos" w:hAnsi="Aptos" w:eastAsia="Aptos" w:cs="Aptos"/>
          <w:b/>
          <w:color w:val="FF0000"/>
          <w:sz w:val="24"/>
          <w:szCs w:val="24"/>
          <w:del w:id="23" w:author="Unknown Author" w:date="2026-10-28T21:33:51Z"/>
        </w:rPr>
      </w:pPr>
      <w:del w:id="22" w:author="Unknown Author" w:date="2026-10-28T21:33:51Z">
        <w:r>
          <w:rPr>
            <w:rFonts w:eastAsia="Aptos" w:cs="Aptos" w:ascii="Aptos" w:hAnsi="Aptos"/>
            <w:b/>
            <w:color w:val="FF0000"/>
            <w:sz w:val="24"/>
            <w:szCs w:val="24"/>
          </w:rPr>
        </w:r>
      </w:del>
    </w:p>
    <w:p>
      <w:pPr>
        <w:pStyle w:val="Normal"/>
        <w:rPr>
          <w:rFonts w:ascii="Aptos" w:hAnsi="Aptos" w:eastAsia="Aptos" w:cs="Aptos"/>
          <w:color w:val="FF0000"/>
          <w:sz w:val="24"/>
          <w:szCs w:val="24"/>
          <w:del w:id="25" w:author="Unknown Author" w:date="2026-10-28T21:33:51Z"/>
        </w:rPr>
      </w:pPr>
      <w:del w:id="24" w:author="Unknown Author" w:date="2026-10-28T21:33:51Z">
        <w:r>
          <w:rPr>
            <w:rFonts w:eastAsia="Aptos" w:cs="Aptos" w:ascii="Aptos" w:hAnsi="Aptos"/>
            <w:color w:val="FF0000"/>
            <w:sz w:val="24"/>
            <w:szCs w:val="24"/>
          </w:rPr>
          <w:delText>Fill out the top section of the cover page with all the required information.</w:delText>
        </w:r>
      </w:del>
    </w:p>
    <w:p>
      <w:pPr>
        <w:pStyle w:val="Normal"/>
        <w:rPr>
          <w:rFonts w:ascii="Aptos" w:hAnsi="Aptos" w:eastAsia="Aptos" w:cs="Aptos"/>
          <w:color w:val="FF0000"/>
          <w:sz w:val="24"/>
          <w:szCs w:val="24"/>
          <w:del w:id="27" w:author="Unknown Author" w:date="2026-10-28T21:33:51Z"/>
        </w:rPr>
      </w:pPr>
      <w:del w:id="26" w:author="Unknown Author" w:date="2026-10-28T21:33:51Z">
        <w:r>
          <w:rPr>
            <w:rFonts w:eastAsia="Aptos" w:cs="Aptos" w:ascii="Aptos" w:hAnsi="Aptos"/>
            <w:color w:val="FF0000"/>
            <w:sz w:val="24"/>
            <w:szCs w:val="24"/>
          </w:rPr>
        </w:r>
      </w:del>
    </w:p>
    <w:p>
      <w:pPr>
        <w:pStyle w:val="Normal"/>
        <w:rPr>
          <w:rFonts w:ascii="Aptos" w:hAnsi="Aptos" w:eastAsia="Aptos" w:cs="Aptos"/>
          <w:color w:val="FF0000"/>
          <w:sz w:val="24"/>
          <w:szCs w:val="24"/>
          <w:del w:id="29" w:author="Unknown Author" w:date="2026-10-28T21:33:51Z"/>
        </w:rPr>
      </w:pPr>
      <w:del w:id="28" w:author="Unknown Author" w:date="2026-10-28T21:33:51Z">
        <w:r>
          <w:rPr>
            <w:rFonts w:eastAsia="Aptos" w:cs="Aptos" w:ascii="Aptos" w:hAnsi="Aptos"/>
            <w:color w:val="FF0000"/>
            <w:sz w:val="24"/>
            <w:szCs w:val="24"/>
          </w:rPr>
          <w:delText>In the "Use of AI" section, choose the statement that accurately reflects your work:</w:delText>
        </w:r>
      </w:del>
    </w:p>
    <w:p>
      <w:pPr>
        <w:pStyle w:val="Normal"/>
        <w:rPr>
          <w:rFonts w:ascii="Aptos" w:hAnsi="Aptos" w:eastAsia="Aptos" w:cs="Aptos"/>
          <w:b/>
          <w:color w:val="FF0000"/>
          <w:sz w:val="24"/>
          <w:szCs w:val="24"/>
          <w:del w:id="31" w:author="Unknown Author" w:date="2026-10-28T21:33:51Z"/>
        </w:rPr>
      </w:pPr>
      <w:del w:id="30" w:author="Unknown Author" w:date="2026-10-28T21:33:51Z">
        <w:r>
          <w:rPr>
            <w:rFonts w:eastAsia="Aptos" w:cs="Aptos" w:ascii="Aptos" w:hAnsi="Aptos"/>
            <w:b/>
            <w:color w:val="FF0000"/>
            <w:sz w:val="24"/>
            <w:szCs w:val="24"/>
          </w:rPr>
        </w:r>
      </w:del>
    </w:p>
    <w:p>
      <w:pPr>
        <w:pStyle w:val="Normal"/>
        <w:rPr>
          <w:rFonts w:ascii="Aptos" w:hAnsi="Aptos" w:eastAsia="Aptos" w:cs="Aptos"/>
          <w:color w:val="FF0000"/>
          <w:sz w:val="24"/>
          <w:szCs w:val="24"/>
          <w:del w:id="34" w:author="Unknown Author" w:date="2026-10-28T21:33:51Z"/>
        </w:rPr>
      </w:pPr>
      <w:del w:id="32" w:author="Unknown Author" w:date="2026-10-28T21:33:51Z">
        <w:r>
          <w:rPr>
            <w:rFonts w:eastAsia="Aptos" w:cs="Aptos" w:ascii="Aptos" w:hAnsi="Aptos"/>
            <w:b/>
            <w:color w:val="FF0000"/>
            <w:sz w:val="24"/>
            <w:szCs w:val="24"/>
          </w:rPr>
          <w:delText>If you utilized AI</w:delText>
        </w:r>
      </w:del>
      <w:del w:id="33" w:author="Unknown Author" w:date="2026-10-28T21:33:51Z">
        <w:r>
          <w:rPr>
            <w:rFonts w:eastAsia="Aptos" w:cs="Aptos" w:ascii="Aptos" w:hAnsi="Aptos"/>
            <w:color w:val="FF0000"/>
            <w:sz w:val="24"/>
            <w:szCs w:val="24"/>
          </w:rPr>
          <w:delText>: select the first statement. Provide details about the AI tool used and its application. Delete the second statement.</w:delText>
        </w:r>
      </w:del>
    </w:p>
    <w:p>
      <w:pPr>
        <w:pStyle w:val="Normal"/>
        <w:rPr>
          <w:rFonts w:ascii="Aptos" w:hAnsi="Aptos" w:eastAsia="Aptos" w:cs="Aptos"/>
          <w:color w:val="FF0000"/>
          <w:sz w:val="24"/>
          <w:szCs w:val="24"/>
          <w:del w:id="36" w:author="Unknown Author" w:date="2026-10-28T21:33:51Z"/>
        </w:rPr>
      </w:pPr>
      <w:del w:id="35" w:author="Unknown Author" w:date="2026-10-28T21:33:51Z">
        <w:r>
          <w:rPr>
            <w:rFonts w:eastAsia="Aptos" w:cs="Aptos" w:ascii="Aptos" w:hAnsi="Aptos"/>
            <w:color w:val="FF0000"/>
            <w:sz w:val="24"/>
            <w:szCs w:val="24"/>
          </w:rPr>
          <w:delText>Example: "I acknowledge the use of Grammarly for improving spelling and grammar."</w:delText>
        </w:r>
      </w:del>
    </w:p>
    <w:p>
      <w:pPr>
        <w:pStyle w:val="Normal"/>
        <w:rPr>
          <w:rFonts w:ascii="Aptos" w:hAnsi="Aptos" w:eastAsia="Aptos" w:cs="Aptos"/>
          <w:color w:val="FF0000"/>
          <w:sz w:val="24"/>
          <w:szCs w:val="24"/>
          <w:del w:id="38" w:author="Unknown Author" w:date="2026-10-28T21:33:51Z"/>
        </w:rPr>
      </w:pPr>
      <w:del w:id="37" w:author="Unknown Author" w:date="2026-10-28T21:33:51Z">
        <w:r>
          <w:rPr>
            <w:rFonts w:eastAsia="Aptos" w:cs="Aptos" w:ascii="Aptos" w:hAnsi="Aptos"/>
            <w:color w:val="FF0000"/>
            <w:sz w:val="24"/>
            <w:szCs w:val="24"/>
          </w:rPr>
          <w:delText>OR: "I acknowledge the use of ChatGPT for structuring the assignment."</w:delText>
        </w:r>
      </w:del>
    </w:p>
    <w:p>
      <w:pPr>
        <w:pStyle w:val="Normal"/>
        <w:rPr>
          <w:rFonts w:ascii="Aptos" w:hAnsi="Aptos" w:eastAsia="Aptos" w:cs="Aptos"/>
          <w:color w:val="FF0000"/>
          <w:sz w:val="24"/>
          <w:szCs w:val="24"/>
          <w:del w:id="40" w:author="Unknown Author" w:date="2026-10-28T21:33:51Z"/>
        </w:rPr>
      </w:pPr>
      <w:del w:id="39" w:author="Unknown Author" w:date="2026-10-28T21:33:51Z">
        <w:r>
          <w:rPr>
            <w:rFonts w:eastAsia="Aptos" w:cs="Aptos" w:ascii="Aptos" w:hAnsi="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pPr>
        <w:pStyle w:val="Normal"/>
        <w:rPr>
          <w:rFonts w:ascii="Aptos" w:hAnsi="Aptos" w:eastAsia="Aptos" w:cs="Aptos"/>
          <w:color w:val="FF0000"/>
          <w:sz w:val="24"/>
          <w:szCs w:val="24"/>
          <w:del w:id="44" w:author="Unknown Author" w:date="2026-10-28T21:33:51Z"/>
        </w:rPr>
      </w:pPr>
      <w:del w:id="41" w:author="Unknown Author" w:date="2026-10-28T21:33:51Z">
        <w:r>
          <w:rPr>
            <w:rFonts w:eastAsia="Aptos" w:cs="Aptos" w:ascii="Aptos" w:hAnsi="Aptos"/>
            <w:color w:val="FF0000"/>
            <w:sz w:val="24"/>
            <w:szCs w:val="24"/>
          </w:rPr>
          <w:delText>Information on how to reference AI tools is available in the Harvard Referencing Handbook, which can be downloaded at:</w:delText>
        </w:r>
      </w:del>
      <w:del w:id="42" w:author="Unknown Author" w:date="2026-10-28T21:33:51Z">
        <w:r>
          <w:rPr/>
          <w:delText xml:space="preserve"> </w:delText>
        </w:r>
      </w:del>
      <w:del w:id="43" w:author="Unknown Author" w:date="2026-10-28T21:33:51Z">
        <w:r>
          <w:rPr>
            <w:rFonts w:eastAsia="Aptos" w:cs="Aptos" w:ascii="Aptos" w:hAnsi="Aptos"/>
            <w:color w:val="FF0000"/>
            <w:sz w:val="24"/>
            <w:szCs w:val="24"/>
          </w:rPr>
          <w:delText>https://library.cct.ie/referencing/harvard</w:delText>
        </w:r>
      </w:del>
    </w:p>
    <w:p>
      <w:pPr>
        <w:pStyle w:val="Normal"/>
        <w:rPr>
          <w:rFonts w:ascii="Aptos" w:hAnsi="Aptos" w:eastAsia="Aptos" w:cs="Aptos"/>
          <w:b/>
          <w:color w:val="FF0000"/>
          <w:sz w:val="24"/>
          <w:szCs w:val="24"/>
          <w:del w:id="46" w:author="Unknown Author" w:date="2026-10-28T21:33:51Z"/>
        </w:rPr>
      </w:pPr>
      <w:del w:id="45" w:author="Unknown Author" w:date="2026-10-28T21:33:51Z">
        <w:r>
          <w:rPr>
            <w:rFonts w:eastAsia="Aptos" w:cs="Aptos" w:ascii="Aptos" w:hAnsi="Aptos"/>
            <w:b/>
            <w:color w:val="FF0000"/>
            <w:sz w:val="24"/>
            <w:szCs w:val="24"/>
          </w:rPr>
        </w:r>
      </w:del>
    </w:p>
    <w:p>
      <w:pPr>
        <w:pStyle w:val="Normal"/>
        <w:rPr>
          <w:rFonts w:ascii="Aptos" w:hAnsi="Aptos" w:eastAsia="Aptos" w:cs="Aptos"/>
          <w:color w:val="FF0000"/>
          <w:sz w:val="24"/>
          <w:szCs w:val="24"/>
          <w:del w:id="49" w:author="Unknown Author" w:date="2026-10-28T21:33:51Z"/>
        </w:rPr>
      </w:pPr>
      <w:del w:id="47" w:author="Unknown Author" w:date="2026-10-28T21:33:51Z">
        <w:r>
          <w:rPr>
            <w:rFonts w:eastAsia="Aptos" w:cs="Aptos" w:ascii="Aptos" w:hAnsi="Aptos"/>
            <w:b/>
            <w:color w:val="FF0000"/>
            <w:sz w:val="24"/>
            <w:szCs w:val="24"/>
          </w:rPr>
          <w:delText>If you did not use AI tools</w:delText>
        </w:r>
      </w:del>
      <w:del w:id="48" w:author="Unknown Author" w:date="2026-10-28T21:33:51Z">
        <w:r>
          <w:rPr>
            <w:rFonts w:eastAsia="Aptos" w:cs="Aptos" w:ascii="Aptos" w:hAnsi="Aptos"/>
            <w:color w:val="FF0000"/>
            <w:sz w:val="24"/>
            <w:szCs w:val="24"/>
          </w:rPr>
          <w:delText>: delete the first statement and keep the second one.</w:delText>
        </w:r>
      </w:del>
    </w:p>
    <w:p>
      <w:pPr>
        <w:pStyle w:val="Normal"/>
        <w:rPr>
          <w:rFonts w:ascii="Aptos" w:hAnsi="Aptos" w:eastAsia="Aptos" w:cs="Aptos"/>
          <w:color w:val="FF0000"/>
          <w:sz w:val="24"/>
          <w:szCs w:val="24"/>
          <w:del w:id="51" w:author="Unknown Author" w:date="2026-10-28T21:33:51Z"/>
        </w:rPr>
      </w:pPr>
      <w:del w:id="50" w:author="Unknown Author" w:date="2026-10-28T21:33:51Z">
        <w:r>
          <w:rPr>
            <w:rFonts w:eastAsia="Aptos" w:cs="Aptos" w:ascii="Aptos" w:hAnsi="Aptos"/>
            <w:color w:val="FF0000"/>
            <w:sz w:val="24"/>
            <w:szCs w:val="24"/>
          </w:rPr>
        </w:r>
      </w:del>
    </w:p>
    <w:p>
      <w:pPr>
        <w:pStyle w:val="Normal"/>
        <w:spacing w:lineRule="auto" w:line="240"/>
        <w:rPr>
          <w:rFonts w:ascii="Times New Roman" w:hAnsi="Times New Roman" w:eastAsia="Times New Roman" w:cs="Times New Roman"/>
          <w:color w:val="FF0000"/>
          <w:sz w:val="24"/>
          <w:szCs w:val="24"/>
          <w:del w:id="53" w:author="Unknown Author" w:date="2026-10-28T21:33:51Z"/>
        </w:rPr>
      </w:pPr>
      <w:del w:id="52" w:author="Unknown Author" w:date="2026-10-28T21:33:51Z">
        <w:r>
          <w:rPr>
            <w:rFonts w:eastAsia="Times New Roman" w:cs="Times New Roman" w:ascii="Aptos" w:hAnsi="Aptos"/>
            <w:b/>
            <w:bCs/>
            <w:color w:val="FF0000"/>
            <w:sz w:val="30"/>
            <w:szCs w:val="30"/>
            <w:u w:val="single"/>
          </w:rPr>
          <w:delText>Please read all the instructions on this document carefully!!!</w:delText>
        </w:r>
      </w:del>
    </w:p>
    <w:p>
      <w:pPr>
        <w:pStyle w:val="Normal"/>
        <w:spacing w:lineRule="auto" w:line="240" w:before="0" w:after="0"/>
        <w:rPr>
          <w:rFonts w:ascii="Times New Roman" w:hAnsi="Times New Roman" w:eastAsia="Times New Roman" w:cs="Times New Roman"/>
          <w:color w:val="FF0000"/>
          <w:sz w:val="24"/>
          <w:szCs w:val="24"/>
          <w:del w:id="55" w:author="Unknown Author" w:date="2026-10-28T21:33:51Z"/>
        </w:rPr>
      </w:pPr>
      <w:del w:id="54" w:author="Unknown Author" w:date="2026-10-28T21:33:51Z">
        <w:r>
          <w:rPr>
            <w:rFonts w:eastAsia="Times New Roman" w:cs="Times New Roman" w:ascii="Times New Roman" w:hAnsi="Times New Roman"/>
            <w:color w:val="FF0000"/>
            <w:sz w:val="24"/>
            <w:szCs w:val="24"/>
          </w:rPr>
        </w:r>
      </w:del>
    </w:p>
    <w:p>
      <w:pPr>
        <w:pStyle w:val="ListParagraph"/>
        <w:numPr>
          <w:ilvl w:val="0"/>
          <w:numId w:val="2"/>
        </w:numPr>
        <w:spacing w:lineRule="auto" w:line="240"/>
        <w:rPr>
          <w:rFonts w:ascii="Times New Roman" w:hAnsi="Times New Roman" w:eastAsia="Times New Roman" w:cs="Times New Roman"/>
          <w:color w:val="FF0000"/>
          <w:sz w:val="24"/>
          <w:szCs w:val="24"/>
          <w:del w:id="57" w:author="Unknown Author" w:date="2026-10-28T21:33:51Z"/>
        </w:rPr>
      </w:pPr>
      <w:del w:id="56" w:author="Unknown Author" w:date="2026-10-28T21:33:51Z">
        <w:r>
          <w:rPr>
            <w:rFonts w:eastAsia="Times New Roman" w:cs="Times New Roman" w:ascii="Aptos" w:hAnsi="Aptos"/>
            <w:b/>
            <w:bCs/>
            <w:color w:val="FF0000"/>
            <w:sz w:val="24"/>
            <w:szCs w:val="24"/>
          </w:rPr>
          <w:delText>Filling out the cover sheet</w:delText>
        </w:r>
      </w:del>
    </w:p>
    <w:p>
      <w:pPr>
        <w:pStyle w:val="Normal"/>
        <w:spacing w:lineRule="auto" w:line="240"/>
        <w:ind w:left="720"/>
        <w:rPr>
          <w:rFonts w:ascii="Times New Roman" w:hAnsi="Times New Roman" w:eastAsia="Times New Roman" w:cs="Times New Roman"/>
          <w:color w:val="FF0000"/>
          <w:sz w:val="24"/>
          <w:szCs w:val="24"/>
          <w:del w:id="59" w:author="Unknown Author" w:date="2026-10-28T21:33:51Z"/>
        </w:rPr>
      </w:pPr>
      <w:del w:id="58" w:author="Unknown Author" w:date="2026-10-28T21:33:51Z">
        <w:r>
          <w:rPr>
            <w:rFonts w:eastAsia="Times New Roman" w:cs="Times New Roman" w:ascii="Aptos" w:hAnsi="Aptos"/>
            <w:color w:val="FF0000"/>
            <w:sz w:val="24"/>
            <w:szCs w:val="24"/>
          </w:rPr>
          <w:delText>Fill out the top section of the cover page with all the required information.</w:delText>
        </w:r>
      </w:del>
    </w:p>
    <w:p>
      <w:pPr>
        <w:pStyle w:val="Normal"/>
        <w:spacing w:lineRule="auto" w:line="240" w:before="0" w:after="0"/>
        <w:ind w:left="720"/>
        <w:rPr>
          <w:rFonts w:ascii="Times New Roman" w:hAnsi="Times New Roman" w:eastAsia="Times New Roman" w:cs="Times New Roman"/>
          <w:color w:val="FF0000"/>
          <w:sz w:val="24"/>
          <w:szCs w:val="24"/>
          <w:del w:id="61" w:author="Unknown Author" w:date="2026-10-28T21:33:51Z"/>
        </w:rPr>
      </w:pPr>
      <w:del w:id="60" w:author="Unknown Author" w:date="2026-10-28T21:33:51Z">
        <w:r>
          <w:rPr>
            <w:rFonts w:eastAsia="Times New Roman" w:cs="Times New Roman" w:ascii="Times New Roman" w:hAnsi="Times New Roman"/>
            <w:color w:val="FF0000"/>
            <w:sz w:val="24"/>
            <w:szCs w:val="24"/>
          </w:rPr>
        </w:r>
      </w:del>
    </w:p>
    <w:p>
      <w:pPr>
        <w:pStyle w:val="Normal"/>
        <w:spacing w:lineRule="auto" w:line="240"/>
        <w:ind w:left="720"/>
        <w:rPr>
          <w:rFonts w:ascii="Times New Roman" w:hAnsi="Times New Roman" w:eastAsia="Times New Roman" w:cs="Times New Roman"/>
          <w:color w:val="FF0000"/>
          <w:sz w:val="24"/>
          <w:szCs w:val="24"/>
          <w:del w:id="63" w:author="Unknown Author" w:date="2026-10-28T21:33:51Z"/>
        </w:rPr>
      </w:pPr>
      <w:del w:id="62" w:author="Unknown Author" w:date="2026-10-28T21:33:51Z">
        <w:r>
          <w:rPr>
            <w:rFonts w:eastAsia="Times New Roman" w:cs="Times New Roman" w:ascii="Aptos" w:hAnsi="Aptos"/>
            <w:color w:val="FF0000"/>
            <w:sz w:val="24"/>
            <w:szCs w:val="24"/>
          </w:rPr>
          <w:delText>In the "Use of AI" section, choose the statement that accurately reflects your work:</w:delText>
        </w:r>
      </w:del>
    </w:p>
    <w:p>
      <w:pPr>
        <w:pStyle w:val="Normal"/>
        <w:spacing w:lineRule="auto" w:line="240" w:before="0" w:after="0"/>
        <w:ind w:left="720"/>
        <w:rPr>
          <w:rFonts w:ascii="Times New Roman" w:hAnsi="Times New Roman" w:eastAsia="Times New Roman" w:cs="Times New Roman"/>
          <w:color w:val="FF0000"/>
          <w:sz w:val="24"/>
          <w:szCs w:val="24"/>
          <w:del w:id="65" w:author="Unknown Author" w:date="2026-10-28T21:33:51Z"/>
        </w:rPr>
      </w:pPr>
      <w:del w:id="64" w:author="Unknown Author" w:date="2026-10-28T21:33:51Z">
        <w:r>
          <w:rPr>
            <w:rFonts w:eastAsia="Times New Roman" w:cs="Times New Roman" w:ascii="Times New Roman" w:hAnsi="Times New Roman"/>
            <w:color w:val="FF0000"/>
            <w:sz w:val="24"/>
            <w:szCs w:val="24"/>
          </w:rPr>
        </w:r>
      </w:del>
    </w:p>
    <w:p>
      <w:pPr>
        <w:pStyle w:val="Normal"/>
        <w:spacing w:lineRule="auto" w:line="240"/>
        <w:ind w:left="720"/>
        <w:rPr>
          <w:rFonts w:ascii="Times New Roman" w:hAnsi="Times New Roman" w:eastAsia="Times New Roman" w:cs="Times New Roman"/>
          <w:color w:val="FF0000"/>
          <w:sz w:val="24"/>
          <w:szCs w:val="24"/>
          <w:del w:id="68" w:author="Unknown Author" w:date="2026-10-28T21:33:51Z"/>
        </w:rPr>
      </w:pPr>
      <w:del w:id="66" w:author="Unknown Author" w:date="2026-10-28T21:33:51Z">
        <w:r>
          <w:rPr>
            <w:rFonts w:eastAsia="Times New Roman" w:cs="Times New Roman" w:ascii="Aptos" w:hAnsi="Aptos"/>
            <w:b/>
            <w:bCs/>
            <w:color w:val="FF0000"/>
            <w:sz w:val="24"/>
            <w:szCs w:val="24"/>
          </w:rPr>
          <w:delText>If you utilized AI</w:delText>
        </w:r>
      </w:del>
      <w:del w:id="67" w:author="Unknown Author" w:date="2026-10-28T21:33:51Z">
        <w:r>
          <w:rPr>
            <w:rFonts w:eastAsia="Times New Roman" w:cs="Times New Roman" w:ascii="Aptos" w:hAnsi="Aptos"/>
            <w:color w:val="FF0000"/>
            <w:sz w:val="24"/>
            <w:szCs w:val="24"/>
          </w:rPr>
          <w:delText>: select the first statement. Provide details about the AI tool used and its application. Delete the second statement.</w:delText>
        </w:r>
      </w:del>
    </w:p>
    <w:p>
      <w:pPr>
        <w:pStyle w:val="Normal"/>
        <w:spacing w:lineRule="auto" w:line="240"/>
        <w:ind w:left="720"/>
        <w:rPr>
          <w:rFonts w:ascii="Times New Roman" w:hAnsi="Times New Roman" w:eastAsia="Times New Roman" w:cs="Times New Roman"/>
          <w:color w:val="FF0000"/>
          <w:sz w:val="24"/>
          <w:szCs w:val="24"/>
          <w:del w:id="70" w:author="Unknown Author" w:date="2026-10-28T21:33:51Z"/>
        </w:rPr>
      </w:pPr>
      <w:del w:id="69" w:author="Unknown Author" w:date="2026-10-28T21:33:51Z">
        <w:r>
          <w:rPr>
            <w:rFonts w:eastAsia="Times New Roman" w:cs="Times New Roman" w:ascii="Aptos" w:hAnsi="Aptos"/>
            <w:color w:val="FF0000"/>
            <w:sz w:val="24"/>
            <w:szCs w:val="24"/>
          </w:rPr>
          <w:delText>Example: "I acknowledge the use of Grammarly for improving spelling and grammar."</w:delText>
        </w:r>
      </w:del>
    </w:p>
    <w:p>
      <w:pPr>
        <w:pStyle w:val="Normal"/>
        <w:spacing w:lineRule="auto" w:line="240"/>
        <w:ind w:left="720"/>
        <w:rPr>
          <w:rFonts w:ascii="Times New Roman" w:hAnsi="Times New Roman" w:eastAsia="Times New Roman" w:cs="Times New Roman"/>
          <w:color w:val="FF0000"/>
          <w:sz w:val="24"/>
          <w:szCs w:val="24"/>
          <w:del w:id="72" w:author="Unknown Author" w:date="2026-10-28T21:33:51Z"/>
        </w:rPr>
      </w:pPr>
      <w:del w:id="71" w:author="Unknown Author" w:date="2026-10-28T21:33:51Z">
        <w:r>
          <w:rPr>
            <w:rFonts w:eastAsia="Times New Roman" w:cs="Times New Roman" w:ascii="Aptos" w:hAnsi="Aptos"/>
            <w:color w:val="FF0000"/>
            <w:sz w:val="24"/>
            <w:szCs w:val="24"/>
          </w:rPr>
          <w:delText>OR: "I acknowledge the use of ChatGPT for structuring the assignment."</w:delText>
        </w:r>
      </w:del>
    </w:p>
    <w:p>
      <w:pPr>
        <w:pStyle w:val="Normal"/>
        <w:spacing w:lineRule="auto" w:line="240"/>
        <w:ind w:left="720"/>
        <w:rPr>
          <w:rFonts w:ascii="Times New Roman" w:hAnsi="Times New Roman" w:eastAsia="Times New Roman" w:cs="Times New Roman"/>
          <w:color w:val="FF0000"/>
          <w:sz w:val="24"/>
          <w:szCs w:val="24"/>
          <w:del w:id="74" w:author="Unknown Author" w:date="2026-10-28T21:33:51Z"/>
        </w:rPr>
      </w:pPr>
      <w:del w:id="73" w:author="Unknown Author" w:date="2026-10-28T21:33:51Z">
        <w:r>
          <w:rPr>
            <w:rFonts w:eastAsia="Times New Roman" w:cs="Times New Roman" w:ascii="Aptos" w:hAnsi="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pPr>
        <w:pStyle w:val="Normal"/>
        <w:spacing w:lineRule="auto" w:line="240"/>
        <w:ind w:left="720"/>
        <w:rPr>
          <w:rFonts w:ascii="Times New Roman" w:hAnsi="Times New Roman" w:eastAsia="Times New Roman" w:cs="Times New Roman"/>
          <w:color w:val="FF0000"/>
          <w:sz w:val="24"/>
          <w:szCs w:val="24"/>
          <w:del w:id="78" w:author="Unknown Author" w:date="2026-10-28T21:33:51Z"/>
        </w:rPr>
      </w:pPr>
      <w:del w:id="75" w:author="Unknown Author" w:date="2026-10-28T21:33:51Z">
        <w:r>
          <w:rPr>
            <w:rFonts w:eastAsia="Times New Roman" w:cs="Times New Roman" w:ascii="Aptos" w:hAnsi="Aptos"/>
            <w:color w:val="FF0000"/>
            <w:sz w:val="24"/>
            <w:szCs w:val="24"/>
          </w:rPr>
          <w:delText>Information on how to reference AI tools is available in the Harvard Referencing Handbook, which can be downloaded at:</w:delText>
        </w:r>
      </w:del>
      <w:del w:id="76" w:author="Unknown Author" w:date="2026-10-28T21:33:51Z">
        <w:r>
          <w:rPr>
            <w:rFonts w:eastAsia="Times New Roman"/>
            <w:color w:val="FF0000"/>
          </w:rPr>
          <w:delText xml:space="preserve"> </w:delText>
        </w:r>
      </w:del>
      <w:del w:id="77" w:author="Unknown Author" w:date="2026-10-28T21:33:51Z">
        <w:r>
          <w:rPr>
            <w:rFonts w:eastAsia="Times New Roman" w:cs="Times New Roman" w:ascii="Aptos" w:hAnsi="Aptos"/>
            <w:color w:val="FF0000"/>
            <w:sz w:val="24"/>
            <w:szCs w:val="24"/>
          </w:rPr>
          <w:delText>https://library.cct.ie/referencing/harvard</w:delText>
        </w:r>
      </w:del>
    </w:p>
    <w:p>
      <w:pPr>
        <w:pStyle w:val="Normal"/>
        <w:spacing w:lineRule="auto" w:line="240" w:before="0" w:after="0"/>
        <w:ind w:left="720"/>
        <w:rPr>
          <w:rFonts w:ascii="Times New Roman" w:hAnsi="Times New Roman" w:eastAsia="Times New Roman" w:cs="Times New Roman"/>
          <w:color w:val="FF0000"/>
          <w:sz w:val="24"/>
          <w:szCs w:val="24"/>
          <w:del w:id="80" w:author="Unknown Author" w:date="2026-10-28T21:33:51Z"/>
        </w:rPr>
      </w:pPr>
      <w:del w:id="79" w:author="Unknown Author" w:date="2026-10-28T21:33:51Z">
        <w:r>
          <w:rPr>
            <w:rFonts w:eastAsia="Times New Roman" w:cs="Times New Roman" w:ascii="Times New Roman" w:hAnsi="Times New Roman"/>
            <w:color w:val="FF0000"/>
            <w:sz w:val="24"/>
            <w:szCs w:val="24"/>
          </w:rPr>
        </w:r>
      </w:del>
    </w:p>
    <w:p>
      <w:pPr>
        <w:pStyle w:val="Normal"/>
        <w:spacing w:lineRule="auto" w:line="240"/>
        <w:ind w:left="720"/>
        <w:rPr>
          <w:rFonts w:ascii="Aptos" w:hAnsi="Aptos" w:eastAsia="Times New Roman" w:cs="Times New Roman"/>
          <w:color w:val="FF0000"/>
          <w:sz w:val="24"/>
          <w:szCs w:val="24"/>
          <w:del w:id="83" w:author="Unknown Author" w:date="2026-10-28T21:33:51Z"/>
        </w:rPr>
      </w:pPr>
      <w:del w:id="81" w:author="Unknown Author" w:date="2026-10-28T21:33:51Z">
        <w:r>
          <w:rPr>
            <w:rFonts w:eastAsia="Times New Roman" w:cs="Times New Roman" w:ascii="Aptos" w:hAnsi="Aptos"/>
            <w:b/>
            <w:bCs/>
            <w:color w:val="FF0000"/>
            <w:sz w:val="24"/>
            <w:szCs w:val="24"/>
          </w:rPr>
          <w:delText>If you did not use AI tools</w:delText>
        </w:r>
      </w:del>
      <w:del w:id="82" w:author="Unknown Author" w:date="2026-10-28T21:33:51Z">
        <w:r>
          <w:rPr>
            <w:rFonts w:eastAsia="Times New Roman" w:cs="Times New Roman" w:ascii="Aptos" w:hAnsi="Aptos"/>
            <w:color w:val="FF0000"/>
            <w:sz w:val="24"/>
            <w:szCs w:val="24"/>
          </w:rPr>
          <w:delText>: delete the first statement and keep the second one.</w:delText>
        </w:r>
      </w:del>
    </w:p>
    <w:p>
      <w:pPr>
        <w:pStyle w:val="Normal"/>
        <w:spacing w:lineRule="auto" w:line="240"/>
        <w:rPr>
          <w:rFonts w:ascii="Aptos" w:hAnsi="Aptos" w:eastAsia="Times New Roman" w:cs="Times New Roman"/>
          <w:color w:val="FF0000"/>
          <w:sz w:val="24"/>
          <w:szCs w:val="24"/>
          <w:del w:id="85" w:author="Unknown Author" w:date="2026-10-28T21:33:51Z"/>
        </w:rPr>
      </w:pPr>
      <w:del w:id="84" w:author="Unknown Author" w:date="2026-10-28T21:33:51Z">
        <w:r>
          <w:rPr>
            <w:rFonts w:eastAsia="Times New Roman" w:cs="Times New Roman" w:ascii="Aptos" w:hAnsi="Aptos"/>
            <w:color w:val="FF0000"/>
            <w:sz w:val="24"/>
            <w:szCs w:val="24"/>
          </w:rPr>
        </w:r>
      </w:del>
    </w:p>
    <w:p>
      <w:pPr>
        <w:pStyle w:val="ListParagraph"/>
        <w:numPr>
          <w:ilvl w:val="0"/>
          <w:numId w:val="1"/>
        </w:numPr>
        <w:rPr>
          <w:rFonts w:ascii="Aptos" w:hAnsi="Aptos" w:asciiTheme="minorHAnsi" w:hAnsiTheme="minorHAnsi"/>
          <w:b/>
          <w:bCs/>
          <w:color w:val="FF0000"/>
          <w:sz w:val="24"/>
          <w:szCs w:val="24"/>
          <w:del w:id="87" w:author="Unknown Author" w:date="2026-10-28T21:33:51Z"/>
        </w:rPr>
      </w:pPr>
      <w:del w:id="86" w:author="Unknown Author" w:date="2026-10-28T21:33:51Z">
        <w:r>
          <w:rPr>
            <w:rFonts w:ascii="Aptos" w:hAnsi="Aptos" w:asciiTheme="minorHAnsi" w:hAnsiTheme="minorHAnsi"/>
            <w:b/>
            <w:bCs/>
            <w:color w:val="FF0000"/>
            <w:sz w:val="24"/>
            <w:szCs w:val="24"/>
          </w:rPr>
          <w:delText>Version Control</w:delText>
        </w:r>
      </w:del>
    </w:p>
    <w:p>
      <w:pPr>
        <w:pStyle w:val="Normal"/>
        <w:numPr>
          <w:ilvl w:val="0"/>
          <w:numId w:val="0"/>
        </w:numPr>
        <w:spacing w:lineRule="auto" w:line="240" w:beforeAutospacing="1" w:afterAutospacing="1"/>
        <w:ind w:hanging="0" w:left="720"/>
        <w:outlineLvl w:val="2"/>
        <w:rPr>
          <w:rFonts w:ascii="Aptos" w:hAnsi="Aptos" w:eastAsia="Times New Roman" w:cs="Times New Roman" w:asciiTheme="minorHAnsi" w:hAnsiTheme="minorHAnsi"/>
          <w:b/>
          <w:bCs/>
          <w:color w:val="FF0000"/>
          <w:sz w:val="24"/>
          <w:szCs w:val="24"/>
          <w:del w:id="89" w:author="Unknown Author" w:date="2026-10-28T21:33:51Z"/>
        </w:rPr>
      </w:pPr>
      <w:del w:id="88" w:author="Unknown Author" w:date="2026-10-28T21:33:51Z">
        <w:r>
          <w:rPr>
            <w:rFonts w:eastAsia="Times New Roman" w:cs="Times New Roman" w:ascii="Aptos" w:hAnsi="Aptos" w:asciiTheme="minorHAnsi" w:hAnsiTheme="minorHAnsi"/>
            <w:b/>
            <w:bCs/>
            <w:color w:val="FF0000"/>
            <w:sz w:val="24"/>
            <w:szCs w:val="24"/>
          </w:rPr>
          <w:delText>Enabling Version Control in Microsoft Word:</w:delText>
        </w:r>
      </w:del>
    </w:p>
    <w:p>
      <w:pPr>
        <w:pStyle w:val="Normal"/>
        <w:spacing w:lineRule="auto" w:line="240" w:beforeAutospacing="1" w:afterAutospacing="1"/>
        <w:ind w:left="720"/>
        <w:rPr>
          <w:rFonts w:ascii="Aptos" w:hAnsi="Aptos" w:eastAsia="Times New Roman" w:cs="Times New Roman" w:asciiTheme="minorHAnsi" w:hAnsiTheme="minorHAnsi"/>
          <w:color w:val="FF0000"/>
          <w:sz w:val="24"/>
          <w:szCs w:val="24"/>
          <w:del w:id="91" w:author="Unknown Author" w:date="2026-10-28T21:33:51Z"/>
        </w:rPr>
      </w:pPr>
      <w:del w:id="90" w:author="Unknown Author" w:date="2026-10-28T21:33:51Z">
        <w:r>
          <w:rPr>
            <w:rFonts w:eastAsia="Times New Roman" w:cs="Times New Roman" w:ascii="Aptos" w:hAnsi="Aptos" w:asciiTheme="minorHAnsi" w:hAnsiTheme="minorHAnsi"/>
            <w:color w:val="FF0000"/>
            <w:sz w:val="24"/>
            <w:szCs w:val="24"/>
          </w:rPr>
          <w:delText>Version control in Microsoft Word can be achieved in a few ways. Here’s how to do it:</w:delText>
        </w:r>
      </w:del>
    </w:p>
    <w:p>
      <w:pPr>
        <w:pStyle w:val="Normal"/>
        <w:numPr>
          <w:ilvl w:val="0"/>
          <w:numId w:val="0"/>
        </w:numPr>
        <w:spacing w:lineRule="auto" w:line="240" w:beforeAutospacing="1" w:afterAutospacing="1"/>
        <w:ind w:hanging="0" w:left="720"/>
        <w:outlineLvl w:val="3"/>
        <w:rPr>
          <w:rFonts w:ascii="Aptos" w:hAnsi="Aptos" w:eastAsia="Times New Roman" w:cs="Times New Roman" w:asciiTheme="minorHAnsi" w:hAnsiTheme="minorHAnsi"/>
          <w:b/>
          <w:bCs/>
          <w:color w:val="FF0000"/>
          <w:sz w:val="24"/>
          <w:szCs w:val="24"/>
          <w:del w:id="93" w:author="Unknown Author" w:date="2026-10-28T21:33:51Z"/>
        </w:rPr>
      </w:pPr>
      <w:del w:id="92" w:author="Unknown Author" w:date="2026-10-28T21:33:51Z">
        <w:r>
          <w:rPr>
            <w:rFonts w:eastAsia="Times New Roman" w:cs="Times New Roman" w:ascii="Aptos" w:hAnsi="Aptos" w:asciiTheme="minorHAnsi" w:hAnsiTheme="minorHAnsi"/>
            <w:b/>
            <w:bCs/>
            <w:color w:val="FF0000"/>
            <w:sz w:val="24"/>
            <w:szCs w:val="24"/>
          </w:rPr>
          <w:delText>1. Using Track Changes:</w:delText>
        </w:r>
      </w:del>
    </w:p>
    <w:p>
      <w:pPr>
        <w:pStyle w:val="Normal"/>
        <w:numPr>
          <w:ilvl w:val="0"/>
          <w:numId w:val="3"/>
        </w:numPr>
        <w:tabs>
          <w:tab w:val="clear" w:pos="720"/>
          <w:tab w:val="left" w:pos="1440" w:leader="none"/>
        </w:tabs>
        <w:spacing w:lineRule="auto" w:line="240" w:beforeAutospacing="1" w:afterAutospacing="1"/>
        <w:ind w:hanging="360" w:left="1440"/>
        <w:rPr>
          <w:rFonts w:ascii="Aptos" w:hAnsi="Aptos" w:eastAsia="Times New Roman" w:cs="Times New Roman" w:asciiTheme="minorHAnsi" w:hAnsiTheme="minorHAnsi"/>
          <w:color w:val="FF0000"/>
          <w:sz w:val="24"/>
          <w:szCs w:val="24"/>
          <w:del w:id="96" w:author="Unknown Author" w:date="2026-10-28T21:33:51Z"/>
        </w:rPr>
      </w:pPr>
      <w:del w:id="94" w:author="Unknown Author" w:date="2026-10-28T21:33:51Z">
        <w:r>
          <w:rPr>
            <w:rFonts w:eastAsia="Times New Roman" w:cs="Times New Roman" w:ascii="Aptos" w:hAnsi="Aptos" w:asciiTheme="minorHAnsi" w:hAnsiTheme="minorHAnsi"/>
            <w:b/>
            <w:bCs/>
            <w:color w:val="FF0000"/>
            <w:sz w:val="24"/>
            <w:szCs w:val="24"/>
          </w:rPr>
          <w:delText>Track Changes</w:delText>
        </w:r>
      </w:del>
      <w:del w:id="95" w:author="Unknown Author" w:date="2026-10-28T21:33:51Z">
        <w:r>
          <w:rPr>
            <w:rFonts w:eastAsia="Times New Roman" w:cs="Times New Roman" w:ascii="Aptos" w:hAnsi="Aptos" w:asciiTheme="minorHAnsi" w:hAnsiTheme="minorHAnsi"/>
            <w:color w:val="FF0000"/>
            <w:sz w:val="24"/>
            <w:szCs w:val="24"/>
          </w:rPr>
          <w:delText xml:space="preserve"> is a built-in feature of Word that helps users monitor edits. </w:delText>
        </w:r>
      </w:del>
    </w:p>
    <w:p>
      <w:pPr>
        <w:pStyle w:val="Normal"/>
        <w:spacing w:lineRule="auto" w:line="240" w:beforeAutospacing="1" w:afterAutospacing="1"/>
        <w:ind w:left="1440"/>
        <w:rPr>
          <w:rFonts w:ascii="Aptos" w:hAnsi="Aptos" w:eastAsia="Times New Roman" w:cs="Times New Roman" w:asciiTheme="minorHAnsi" w:hAnsiTheme="minorHAnsi"/>
          <w:color w:val="FF0000"/>
          <w:sz w:val="24"/>
          <w:szCs w:val="24"/>
          <w:del w:id="98" w:author="Unknown Author" w:date="2026-10-28T21:33:51Z"/>
        </w:rPr>
      </w:pPr>
      <w:del w:id="97" w:author="Unknown Author" w:date="2026-10-28T21:33:51Z">
        <w:r>
          <w:rPr>
            <w:rFonts w:eastAsia="Times New Roman" w:cs="Times New Roman" w:ascii="Aptos" w:hAnsi="Aptos" w:asciiTheme="minorHAnsi" w:hAnsiTheme="minorHAnsi"/>
            <w:color w:val="FF0000"/>
            <w:sz w:val="24"/>
            <w:szCs w:val="24"/>
          </w:rPr>
          <w:delText>To enable:</w:delText>
        </w:r>
      </w:del>
    </w:p>
    <w:p>
      <w:pPr>
        <w:pStyle w:val="Normal"/>
        <w:numPr>
          <w:ilvl w:val="1"/>
          <w:numId w:val="3"/>
        </w:numPr>
        <w:tabs>
          <w:tab w:val="clear" w:pos="720"/>
          <w:tab w:val="left" w:pos="2160" w:leader="none"/>
        </w:tabs>
        <w:spacing w:lineRule="auto" w:line="240" w:beforeAutospacing="1" w:after="0"/>
        <w:ind w:hanging="360" w:left="2160"/>
        <w:rPr>
          <w:rFonts w:ascii="Aptos" w:hAnsi="Aptos" w:eastAsia="Times New Roman" w:cs="Times New Roman" w:asciiTheme="minorHAnsi" w:hAnsiTheme="minorHAnsi"/>
          <w:color w:val="FF0000"/>
          <w:sz w:val="24"/>
          <w:szCs w:val="24"/>
          <w:del w:id="102" w:author="Unknown Author" w:date="2026-10-28T21:33:51Z"/>
        </w:rPr>
      </w:pPr>
      <w:del w:id="99" w:author="Unknown Author" w:date="2026-10-28T21:33:51Z">
        <w:r>
          <w:rPr>
            <w:rFonts w:eastAsia="Times New Roman" w:cs="Times New Roman" w:ascii="Aptos" w:hAnsi="Aptos" w:asciiTheme="minorHAnsi" w:hAnsiTheme="minorHAnsi"/>
            <w:color w:val="FF0000"/>
            <w:sz w:val="24"/>
            <w:szCs w:val="24"/>
          </w:rPr>
          <w:delText xml:space="preserve">Go to the </w:delText>
        </w:r>
      </w:del>
      <w:del w:id="100" w:author="Unknown Author" w:date="2026-10-28T21:33:51Z">
        <w:r>
          <w:rPr>
            <w:rFonts w:eastAsia="Times New Roman" w:cs="Times New Roman" w:ascii="Aptos" w:hAnsi="Aptos" w:asciiTheme="minorHAnsi" w:hAnsiTheme="minorHAnsi"/>
            <w:b/>
            <w:bCs/>
            <w:color w:val="FF0000"/>
            <w:sz w:val="24"/>
            <w:szCs w:val="24"/>
          </w:rPr>
          <w:delText>Review</w:delText>
        </w:r>
      </w:del>
      <w:del w:id="101" w:author="Unknown Author" w:date="2026-10-28T21:33:51Z">
        <w:r>
          <w:rPr>
            <w:rFonts w:eastAsia="Times New Roman" w:cs="Times New Roman" w:ascii="Aptos" w:hAnsi="Aptos" w:asciiTheme="minorHAnsi" w:hAnsiTheme="minorHAnsi"/>
            <w:color w:val="FF0000"/>
            <w:sz w:val="24"/>
            <w:szCs w:val="24"/>
          </w:rPr>
          <w:delText xml:space="preserve"> tab.</w:delText>
        </w:r>
      </w:del>
    </w:p>
    <w:p>
      <w:pPr>
        <w:pStyle w:val="Normal"/>
        <w:numPr>
          <w:ilvl w:val="1"/>
          <w:numId w:val="3"/>
        </w:numPr>
        <w:tabs>
          <w:tab w:val="clear" w:pos="720"/>
          <w:tab w:val="left" w:pos="2160" w:leader="none"/>
        </w:tabs>
        <w:spacing w:lineRule="auto" w:line="240" w:before="0" w:after="0"/>
        <w:ind w:hanging="360" w:left="2160"/>
        <w:rPr>
          <w:rFonts w:ascii="Aptos" w:hAnsi="Aptos" w:eastAsia="Times New Roman" w:cs="Times New Roman" w:asciiTheme="minorHAnsi" w:hAnsiTheme="minorHAnsi"/>
          <w:color w:val="FF0000"/>
          <w:sz w:val="24"/>
          <w:szCs w:val="24"/>
          <w:del w:id="106" w:author="Unknown Author" w:date="2026-10-28T21:33:51Z"/>
        </w:rPr>
      </w:pPr>
      <w:del w:id="103" w:author="Unknown Author" w:date="2026-10-28T21:33:51Z">
        <w:r>
          <w:rPr>
            <w:rFonts w:eastAsia="Times New Roman" w:cs="Times New Roman" w:ascii="Aptos" w:hAnsi="Aptos" w:asciiTheme="minorHAnsi" w:hAnsiTheme="minorHAnsi"/>
            <w:color w:val="FF0000"/>
            <w:sz w:val="24"/>
            <w:szCs w:val="24"/>
          </w:rPr>
          <w:delText xml:space="preserve">Click </w:delText>
        </w:r>
      </w:del>
      <w:del w:id="104" w:author="Unknown Author" w:date="2026-10-28T21:33:51Z">
        <w:r>
          <w:rPr>
            <w:rFonts w:eastAsia="Times New Roman" w:cs="Times New Roman" w:ascii="Aptos" w:hAnsi="Aptos" w:asciiTheme="minorHAnsi" w:hAnsiTheme="minorHAnsi"/>
            <w:b/>
            <w:bCs/>
            <w:color w:val="FF0000"/>
            <w:sz w:val="24"/>
            <w:szCs w:val="24"/>
          </w:rPr>
          <w:delText>Track Changes</w:delText>
        </w:r>
      </w:del>
      <w:del w:id="105" w:author="Unknown Author" w:date="2026-10-28T21:33:51Z">
        <w:r>
          <w:rPr>
            <w:rFonts w:eastAsia="Times New Roman" w:cs="Times New Roman" w:ascii="Aptos" w:hAnsi="Aptos" w:asciiTheme="minorHAnsi" w:hAnsiTheme="minorHAnsi"/>
            <w:color w:val="FF0000"/>
            <w:sz w:val="24"/>
            <w:szCs w:val="24"/>
          </w:rPr>
          <w:delText xml:space="preserve"> </w:delText>
        </w:r>
      </w:del>
    </w:p>
    <w:p>
      <w:pPr>
        <w:pStyle w:val="Normal"/>
        <w:numPr>
          <w:ilvl w:val="1"/>
          <w:numId w:val="3"/>
        </w:numPr>
        <w:tabs>
          <w:tab w:val="clear" w:pos="720"/>
          <w:tab w:val="left" w:pos="2160" w:leader="none"/>
        </w:tabs>
        <w:spacing w:lineRule="auto" w:line="240" w:before="0" w:after="0"/>
        <w:ind w:hanging="360" w:left="2160"/>
        <w:rPr>
          <w:rFonts w:ascii="Aptos" w:hAnsi="Aptos" w:eastAsia="Times New Roman" w:cs="Times New Roman" w:asciiTheme="minorHAnsi" w:hAnsiTheme="minorHAnsi"/>
          <w:color w:val="FF0000"/>
          <w:sz w:val="24"/>
          <w:szCs w:val="24"/>
          <w:del w:id="108" w:author="Unknown Author" w:date="2026-10-28T21:33:51Z"/>
        </w:rPr>
      </w:pPr>
      <w:del w:id="107" w:author="Unknown Author" w:date="2026-10-28T21:33:51Z">
        <w:r>
          <w:rPr>
            <w:rFonts w:eastAsia="Times New Roman" w:cs="Times New Roman" w:ascii="Aptos" w:hAnsi="Aptos" w:asciiTheme="minorHAnsi" w:hAnsiTheme="minorHAnsi"/>
            <w:color w:val="FF0000"/>
            <w:sz w:val="24"/>
            <w:szCs w:val="24"/>
          </w:rPr>
          <w:delText>Word will start recording changes and can show who made each edit.</w:delText>
        </w:r>
      </w:del>
    </w:p>
    <w:p>
      <w:pPr>
        <w:pStyle w:val="Normal"/>
        <w:numPr>
          <w:ilvl w:val="1"/>
          <w:numId w:val="3"/>
        </w:numPr>
        <w:tabs>
          <w:tab w:val="clear" w:pos="720"/>
          <w:tab w:val="left" w:pos="2160" w:leader="none"/>
        </w:tabs>
        <w:spacing w:lineRule="auto" w:line="240" w:before="0" w:afterAutospacing="1"/>
        <w:ind w:hanging="360" w:left="2160"/>
        <w:rPr>
          <w:rFonts w:ascii="Aptos" w:hAnsi="Aptos" w:eastAsia="Times New Roman" w:cs="Times New Roman" w:asciiTheme="minorHAnsi" w:hAnsiTheme="minorHAnsi"/>
          <w:color w:val="FF0000"/>
          <w:sz w:val="24"/>
          <w:szCs w:val="24"/>
          <w:del w:id="112" w:author="Unknown Author" w:date="2026-10-28T21:33:51Z"/>
        </w:rPr>
      </w:pPr>
      <w:del w:id="109" w:author="Unknown Author" w:date="2026-10-28T21:33:51Z">
        <w:r>
          <w:rPr>
            <w:rFonts w:eastAsia="Times New Roman" w:cs="Times New Roman" w:ascii="Aptos" w:hAnsi="Aptos" w:asciiTheme="minorHAnsi" w:hAnsiTheme="minorHAnsi"/>
            <w:color w:val="FF0000"/>
            <w:sz w:val="24"/>
            <w:szCs w:val="24"/>
          </w:rPr>
          <w:delText xml:space="preserve">Select </w:delText>
        </w:r>
      </w:del>
      <w:del w:id="110" w:author="Unknown Author" w:date="2026-10-28T21:33:51Z">
        <w:r>
          <w:rPr>
            <w:rFonts w:eastAsia="Times New Roman" w:cs="Times New Roman" w:ascii="Aptos" w:hAnsi="Aptos" w:asciiTheme="minorHAnsi" w:hAnsiTheme="minorHAnsi"/>
            <w:b/>
            <w:bCs/>
            <w:color w:val="FF0000"/>
            <w:sz w:val="24"/>
            <w:szCs w:val="24"/>
          </w:rPr>
          <w:delText>No Markup</w:delText>
        </w:r>
      </w:del>
      <w:del w:id="111" w:author="Unknown Author" w:date="2026-10-28T21:33:51Z">
        <w:r>
          <w:rPr>
            <w:rFonts w:eastAsia="Times New Roman" w:cs="Times New Roman" w:ascii="Aptos" w:hAnsi="Aptos" w:asciiTheme="minorHAnsi" w:hAnsiTheme="minorHAnsi"/>
            <w:color w:val="FF0000"/>
            <w:sz w:val="24"/>
            <w:szCs w:val="24"/>
          </w:rPr>
          <w:delText xml:space="preserve"> from the drop-down menu.</w:delText>
        </w:r>
      </w:del>
    </w:p>
    <w:p>
      <w:pPr>
        <w:pStyle w:val="Normal"/>
        <w:spacing w:lineRule="auto" w:line="240" w:beforeAutospacing="1" w:afterAutospacing="1"/>
        <w:ind w:left="2160"/>
        <w:rPr>
          <w:rFonts w:ascii="Aptos" w:hAnsi="Aptos" w:eastAsia="Times New Roman" w:cs="Times New Roman" w:asciiTheme="minorHAnsi" w:hAnsiTheme="minorHAnsi"/>
          <w:color w:val="FF0000"/>
          <w:sz w:val="24"/>
          <w:szCs w:val="24"/>
          <w:del w:id="114" w:author="Unknown Author" w:date="2026-10-28T21:33:51Z"/>
        </w:rPr>
      </w:pPr>
      <w:del w:id="113" w:author="Unknown Author" w:date="2026-10-28T21:33:51Z">
        <w:r>
          <w:rPr/>
          <w:drawing>
            <wp:inline distT="0" distB="0" distL="0" distR="0">
              <wp:extent cx="2047875" cy="1038225"/>
              <wp:effectExtent l="0" t="0" r="0" b="0"/>
              <wp:docPr id="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screenshot of a computer&#10;&#10;Description automatically generated"/>
                      <pic:cNvPicPr>
                        <a:picLocks noChangeAspect="1" noChangeArrowheads="1"/>
                      </pic:cNvPicPr>
                    </pic:nvPicPr>
                    <pic:blipFill>
                      <a:blip r:embed="rId3"/>
                      <a:stretch>
                        <a:fillRect/>
                      </a:stretch>
                    </pic:blipFill>
                    <pic:spPr bwMode="auto">
                      <a:xfrm>
                        <a:off x="0" y="0"/>
                        <a:ext cx="2047875" cy="1038225"/>
                      </a:xfrm>
                      <a:prstGeom prst="rect">
                        <a:avLst/>
                      </a:prstGeom>
                    </pic:spPr>
                  </pic:pic>
                </a:graphicData>
              </a:graphic>
            </wp:inline>
          </w:drawing>
        </w:r>
      </w:del>
    </w:p>
    <w:p>
      <w:pPr>
        <w:pStyle w:val="Normal"/>
        <w:numPr>
          <w:ilvl w:val="0"/>
          <w:numId w:val="0"/>
        </w:numPr>
        <w:spacing w:lineRule="auto" w:line="240" w:beforeAutospacing="1" w:afterAutospacing="1"/>
        <w:ind w:hanging="0" w:left="720"/>
        <w:outlineLvl w:val="3"/>
        <w:rPr>
          <w:rFonts w:ascii="Aptos" w:hAnsi="Aptos" w:eastAsia="Times New Roman" w:cs="Times New Roman" w:asciiTheme="minorHAnsi" w:hAnsiTheme="minorHAnsi"/>
          <w:b/>
          <w:bCs/>
          <w:color w:val="FF0000"/>
          <w:sz w:val="24"/>
          <w:szCs w:val="24"/>
          <w:del w:id="116" w:author="Unknown Author" w:date="2026-10-28T21:33:51Z"/>
        </w:rPr>
      </w:pPr>
      <w:del w:id="115" w:author="Unknown Author" w:date="2026-10-28T21:33:51Z">
        <w:r>
          <w:rPr>
            <w:rFonts w:eastAsia="Times New Roman" w:cs="Times New Roman" w:ascii="Aptos" w:hAnsi="Aptos" w:asciiTheme="minorHAnsi" w:hAnsiTheme="minorHAnsi"/>
            <w:b/>
            <w:bCs/>
            <w:color w:val="FF0000"/>
            <w:sz w:val="24"/>
            <w:szCs w:val="24"/>
          </w:rPr>
          <w:delText>2. Using Microsoft OneDrive or SharePoint:</w:delText>
        </w:r>
      </w:del>
    </w:p>
    <w:p>
      <w:pPr>
        <w:pStyle w:val="Normal"/>
        <w:numPr>
          <w:ilvl w:val="0"/>
          <w:numId w:val="4"/>
        </w:numPr>
        <w:tabs>
          <w:tab w:val="clear" w:pos="720"/>
          <w:tab w:val="left" w:pos="1440" w:leader="none"/>
        </w:tabs>
        <w:spacing w:lineRule="auto" w:line="240" w:beforeAutospacing="1" w:after="0"/>
        <w:ind w:hanging="360" w:left="1440"/>
        <w:rPr>
          <w:rFonts w:ascii="Aptos" w:hAnsi="Aptos" w:eastAsia="Times New Roman" w:cs="Times New Roman" w:asciiTheme="minorHAnsi" w:hAnsiTheme="minorHAnsi"/>
          <w:color w:val="FF0000"/>
          <w:sz w:val="24"/>
          <w:szCs w:val="24"/>
          <w:del w:id="122" w:author="Unknown Author" w:date="2026-10-28T21:33:51Z"/>
        </w:rPr>
      </w:pPr>
      <w:del w:id="117" w:author="Unknown Author" w:date="2026-10-28T21:33:51Z">
        <w:r>
          <w:rPr>
            <w:rFonts w:eastAsia="Times New Roman" w:cs="Times New Roman" w:ascii="Aptos" w:hAnsi="Aptos" w:asciiTheme="minorHAnsi" w:hAnsiTheme="minorHAnsi"/>
            <w:color w:val="FF0000"/>
            <w:sz w:val="24"/>
            <w:szCs w:val="24"/>
          </w:rPr>
          <w:delText xml:space="preserve">Save Word documents to </w:delText>
        </w:r>
      </w:del>
      <w:del w:id="118" w:author="Unknown Author" w:date="2026-10-28T21:33:51Z">
        <w:r>
          <w:rPr>
            <w:rFonts w:eastAsia="Times New Roman" w:cs="Times New Roman" w:ascii="Aptos" w:hAnsi="Aptos" w:asciiTheme="minorHAnsi" w:hAnsiTheme="minorHAnsi"/>
            <w:b/>
            <w:bCs/>
            <w:color w:val="FF0000"/>
            <w:sz w:val="24"/>
            <w:szCs w:val="24"/>
          </w:rPr>
          <w:delText>OneDrive</w:delText>
        </w:r>
      </w:del>
      <w:del w:id="119" w:author="Unknown Author" w:date="2026-10-28T21:33:51Z">
        <w:r>
          <w:rPr>
            <w:rFonts w:eastAsia="Times New Roman" w:cs="Times New Roman" w:ascii="Aptos" w:hAnsi="Aptos" w:asciiTheme="minorHAnsi" w:hAnsiTheme="minorHAnsi"/>
            <w:color w:val="FF0000"/>
            <w:sz w:val="24"/>
            <w:szCs w:val="24"/>
          </w:rPr>
          <w:delText xml:space="preserve"> or </w:delText>
        </w:r>
      </w:del>
      <w:del w:id="120" w:author="Unknown Author" w:date="2026-10-28T21:33:51Z">
        <w:r>
          <w:rPr>
            <w:rFonts w:eastAsia="Times New Roman" w:cs="Times New Roman" w:ascii="Aptos" w:hAnsi="Aptos" w:asciiTheme="minorHAnsi" w:hAnsiTheme="minorHAnsi"/>
            <w:b/>
            <w:bCs/>
            <w:color w:val="FF0000"/>
            <w:sz w:val="24"/>
            <w:szCs w:val="24"/>
          </w:rPr>
          <w:delText>SharePoint</w:delText>
        </w:r>
      </w:del>
      <w:del w:id="121" w:author="Unknown Author" w:date="2026-10-28T21:33:51Z">
        <w:r>
          <w:rPr>
            <w:rFonts w:eastAsia="Times New Roman" w:cs="Times New Roman" w:ascii="Aptos" w:hAnsi="Aptos" w:asciiTheme="minorHAnsi" w:hAnsiTheme="minorHAnsi"/>
            <w:color w:val="FF0000"/>
            <w:sz w:val="24"/>
            <w:szCs w:val="24"/>
          </w:rPr>
          <w:delText xml:space="preserve"> to automatically enable version history.</w:delText>
        </w:r>
      </w:del>
    </w:p>
    <w:p>
      <w:pPr>
        <w:pStyle w:val="Normal"/>
        <w:numPr>
          <w:ilvl w:val="1"/>
          <w:numId w:val="4"/>
        </w:numPr>
        <w:tabs>
          <w:tab w:val="clear" w:pos="720"/>
          <w:tab w:val="left" w:pos="2160" w:leader="none"/>
        </w:tabs>
        <w:spacing w:lineRule="auto" w:line="240" w:before="0" w:after="0"/>
        <w:ind w:hanging="360" w:left="2160"/>
        <w:rPr>
          <w:rFonts w:ascii="Aptos" w:hAnsi="Aptos" w:eastAsia="Times New Roman" w:cs="Times New Roman" w:asciiTheme="minorHAnsi" w:hAnsiTheme="minorHAnsi"/>
          <w:color w:val="FF0000"/>
          <w:sz w:val="24"/>
          <w:szCs w:val="24"/>
          <w:del w:id="132" w:author="Unknown Author" w:date="2026-10-28T21:33:51Z"/>
        </w:rPr>
      </w:pPr>
      <w:del w:id="123" w:author="Unknown Author" w:date="2026-10-28T21:33:51Z">
        <w:r>
          <w:rPr>
            <w:rFonts w:eastAsia="Times New Roman" w:cs="Times New Roman" w:ascii="Aptos" w:hAnsi="Aptos" w:asciiTheme="minorHAnsi" w:hAnsiTheme="minorHAnsi"/>
            <w:color w:val="FF0000"/>
            <w:sz w:val="24"/>
            <w:szCs w:val="24"/>
          </w:rPr>
          <w:delText xml:space="preserve">Go to </w:delText>
        </w:r>
      </w:del>
      <w:del w:id="124" w:author="Unknown Author" w:date="2026-10-28T21:33:51Z">
        <w:r>
          <w:rPr>
            <w:rFonts w:eastAsia="Times New Roman" w:cs="Times New Roman" w:ascii="Aptos" w:hAnsi="Aptos" w:asciiTheme="minorHAnsi" w:hAnsiTheme="minorHAnsi"/>
            <w:b/>
            <w:bCs/>
            <w:color w:val="FF0000"/>
            <w:sz w:val="24"/>
            <w:szCs w:val="24"/>
          </w:rPr>
          <w:delText>File</w:delText>
        </w:r>
      </w:del>
      <w:del w:id="125" w:author="Unknown Author" w:date="2026-10-28T21:33:51Z">
        <w:r>
          <w:rPr>
            <w:rFonts w:eastAsia="Times New Roman" w:cs="Times New Roman" w:ascii="Aptos" w:hAnsi="Aptos" w:asciiTheme="minorHAnsi" w:hAnsiTheme="minorHAnsi"/>
            <w:color w:val="FF0000"/>
            <w:sz w:val="24"/>
            <w:szCs w:val="24"/>
          </w:rPr>
          <w:delText xml:space="preserve"> &gt; </w:delText>
        </w:r>
      </w:del>
      <w:del w:id="126" w:author="Unknown Author" w:date="2026-10-28T21:33:51Z">
        <w:r>
          <w:rPr>
            <w:rFonts w:eastAsia="Times New Roman" w:cs="Times New Roman" w:ascii="Aptos" w:hAnsi="Aptos" w:asciiTheme="minorHAnsi" w:hAnsiTheme="minorHAnsi"/>
            <w:b/>
            <w:bCs/>
            <w:color w:val="FF0000"/>
            <w:sz w:val="24"/>
            <w:szCs w:val="24"/>
          </w:rPr>
          <w:delText>Save As</w:delText>
        </w:r>
      </w:del>
      <w:del w:id="127" w:author="Unknown Author" w:date="2026-10-28T21:33:51Z">
        <w:r>
          <w:rPr>
            <w:rFonts w:eastAsia="Times New Roman" w:cs="Times New Roman" w:ascii="Aptos" w:hAnsi="Aptos" w:asciiTheme="minorHAnsi" w:hAnsiTheme="minorHAnsi"/>
            <w:color w:val="FF0000"/>
            <w:sz w:val="24"/>
            <w:szCs w:val="24"/>
          </w:rPr>
          <w:delText xml:space="preserve"> &gt; </w:delText>
        </w:r>
      </w:del>
      <w:del w:id="128" w:author="Unknown Author" w:date="2026-10-28T21:33:51Z">
        <w:r>
          <w:rPr>
            <w:rFonts w:eastAsia="Times New Roman" w:cs="Times New Roman" w:ascii="Aptos" w:hAnsi="Aptos" w:asciiTheme="minorHAnsi" w:hAnsiTheme="minorHAnsi"/>
            <w:b/>
            <w:bCs/>
            <w:color w:val="FF0000"/>
            <w:sz w:val="24"/>
            <w:szCs w:val="24"/>
          </w:rPr>
          <w:delText>OneDrive</w:delText>
        </w:r>
      </w:del>
      <w:del w:id="129" w:author="Unknown Author" w:date="2026-10-28T21:33:51Z">
        <w:r>
          <w:rPr>
            <w:rFonts w:eastAsia="Times New Roman" w:cs="Times New Roman" w:ascii="Aptos" w:hAnsi="Aptos" w:asciiTheme="minorHAnsi" w:hAnsiTheme="minorHAnsi"/>
            <w:color w:val="FF0000"/>
            <w:sz w:val="24"/>
            <w:szCs w:val="24"/>
          </w:rPr>
          <w:delText xml:space="preserve"> or </w:delText>
        </w:r>
      </w:del>
      <w:del w:id="130" w:author="Unknown Author" w:date="2026-10-28T21:33:51Z">
        <w:r>
          <w:rPr>
            <w:rFonts w:eastAsia="Times New Roman" w:cs="Times New Roman" w:ascii="Aptos" w:hAnsi="Aptos" w:asciiTheme="minorHAnsi" w:hAnsiTheme="minorHAnsi"/>
            <w:b/>
            <w:bCs/>
            <w:color w:val="FF0000"/>
            <w:sz w:val="24"/>
            <w:szCs w:val="24"/>
          </w:rPr>
          <w:delText>SharePoint</w:delText>
        </w:r>
      </w:del>
      <w:del w:id="131" w:author="Unknown Author" w:date="2026-10-28T21:33:51Z">
        <w:r>
          <w:rPr>
            <w:rFonts w:eastAsia="Times New Roman" w:cs="Times New Roman" w:ascii="Aptos" w:hAnsi="Aptos" w:asciiTheme="minorHAnsi" w:hAnsiTheme="minorHAnsi"/>
            <w:color w:val="FF0000"/>
            <w:sz w:val="24"/>
            <w:szCs w:val="24"/>
          </w:rPr>
          <w:delText>.</w:delText>
        </w:r>
      </w:del>
    </w:p>
    <w:p>
      <w:pPr>
        <w:pStyle w:val="Normal"/>
        <w:numPr>
          <w:ilvl w:val="1"/>
          <w:numId w:val="4"/>
        </w:numPr>
        <w:tabs>
          <w:tab w:val="clear" w:pos="720"/>
          <w:tab w:val="left" w:pos="2160" w:leader="none"/>
        </w:tabs>
        <w:spacing w:lineRule="auto" w:line="240" w:before="0" w:afterAutospacing="1"/>
        <w:ind w:hanging="360" w:left="2160"/>
        <w:rPr>
          <w:rFonts w:ascii="Aptos" w:hAnsi="Aptos" w:eastAsia="Times New Roman" w:cs="Times New Roman" w:asciiTheme="minorHAnsi" w:hAnsiTheme="minorHAnsi"/>
          <w:color w:val="FF0000"/>
          <w:sz w:val="24"/>
          <w:szCs w:val="24"/>
          <w:del w:id="136" w:author="Unknown Author" w:date="2026-10-28T21:33:51Z"/>
        </w:rPr>
      </w:pPr>
      <w:del w:id="133" w:author="Unknown Author" w:date="2026-10-28T21:33:51Z">
        <w:r>
          <w:rPr>
            <w:rFonts w:eastAsia="Times New Roman" w:cs="Times New Roman" w:ascii="Aptos" w:hAnsi="Aptos" w:asciiTheme="minorHAnsi" w:hAnsiTheme="minorHAnsi"/>
            <w:color w:val="FF0000"/>
            <w:sz w:val="24"/>
            <w:szCs w:val="24"/>
          </w:rPr>
          <w:delText xml:space="preserve">In OneDrive or SharePoint, right-click the document, and select </w:delText>
        </w:r>
      </w:del>
      <w:del w:id="134" w:author="Unknown Author" w:date="2026-10-28T21:33:51Z">
        <w:r>
          <w:rPr>
            <w:rFonts w:eastAsia="Times New Roman" w:cs="Times New Roman" w:ascii="Aptos" w:hAnsi="Aptos" w:asciiTheme="minorHAnsi" w:hAnsiTheme="minorHAnsi"/>
            <w:b/>
            <w:bCs/>
            <w:color w:val="FF0000"/>
            <w:sz w:val="24"/>
            <w:szCs w:val="24"/>
          </w:rPr>
          <w:delText>Version History</w:delText>
        </w:r>
      </w:del>
      <w:del w:id="135" w:author="Unknown Author" w:date="2026-10-28T21:33:51Z">
        <w:r>
          <w:rPr>
            <w:rFonts w:eastAsia="Times New Roman" w:cs="Times New Roman" w:ascii="Aptos" w:hAnsi="Aptos" w:asciiTheme="minorHAnsi" w:hAnsiTheme="minorHAnsi"/>
            <w:color w:val="FF0000"/>
            <w:sz w:val="24"/>
            <w:szCs w:val="24"/>
          </w:rPr>
          <w:delText xml:space="preserve"> to view or restore previous versions.</w:delText>
        </w:r>
      </w:del>
    </w:p>
    <w:p>
      <w:pPr>
        <w:pStyle w:val="Normal"/>
        <w:numPr>
          <w:ilvl w:val="0"/>
          <w:numId w:val="0"/>
        </w:numPr>
        <w:spacing w:lineRule="auto" w:line="240" w:beforeAutospacing="1" w:afterAutospacing="1"/>
        <w:ind w:hanging="0" w:left="720"/>
        <w:outlineLvl w:val="3"/>
        <w:rPr>
          <w:rFonts w:ascii="Aptos" w:hAnsi="Aptos" w:eastAsia="Times New Roman" w:cs="Times New Roman" w:asciiTheme="minorHAnsi" w:hAnsiTheme="minorHAnsi"/>
          <w:b/>
          <w:bCs/>
          <w:color w:val="FF0000"/>
          <w:sz w:val="24"/>
          <w:szCs w:val="24"/>
          <w:del w:id="138" w:author="Unknown Author" w:date="2026-10-28T21:33:51Z"/>
        </w:rPr>
      </w:pPr>
      <w:del w:id="137" w:author="Unknown Author" w:date="2026-10-28T21:33:51Z">
        <w:r>
          <w:rPr>
            <w:rFonts w:eastAsia="Times New Roman" w:cs="Times New Roman" w:ascii="Aptos" w:hAnsi="Aptos" w:asciiTheme="minorHAnsi" w:hAnsiTheme="minorHAnsi"/>
            <w:b/>
            <w:bCs/>
            <w:color w:val="FF0000"/>
            <w:sz w:val="24"/>
            <w:szCs w:val="24"/>
          </w:rPr>
          <w:delText>3. Saving files manually:</w:delText>
        </w:r>
      </w:del>
    </w:p>
    <w:p>
      <w:pPr>
        <w:pStyle w:val="Normal"/>
        <w:numPr>
          <w:ilvl w:val="0"/>
          <w:numId w:val="5"/>
        </w:numPr>
        <w:tabs>
          <w:tab w:val="clear" w:pos="720"/>
          <w:tab w:val="left" w:pos="1440" w:leader="none"/>
        </w:tabs>
        <w:spacing w:lineRule="auto" w:line="240" w:beforeAutospacing="1" w:after="0"/>
        <w:ind w:hanging="360" w:left="1440"/>
        <w:rPr>
          <w:rFonts w:ascii="Aptos" w:hAnsi="Aptos" w:eastAsia="Times New Roman" w:cs="Times New Roman" w:asciiTheme="minorHAnsi" w:hAnsiTheme="minorHAnsi"/>
          <w:color w:val="FF0000"/>
          <w:sz w:val="24"/>
          <w:szCs w:val="24"/>
          <w:del w:id="144" w:author="Unknown Author" w:date="2026-10-28T21:33:51Z"/>
        </w:rPr>
      </w:pPr>
      <w:del w:id="139" w:author="Unknown Author" w:date="2026-10-28T21:33:51Z">
        <w:r>
          <w:rPr>
            <w:rFonts w:eastAsia="Times New Roman" w:cs="Times New Roman" w:ascii="Aptos" w:hAnsi="Aptos" w:asciiTheme="minorHAnsi" w:hAnsiTheme="minorHAnsi"/>
            <w:color w:val="FF0000"/>
            <w:sz w:val="24"/>
            <w:szCs w:val="24"/>
          </w:rPr>
          <w:delText xml:space="preserve">Users can create manual versions by saving files with date or version numbers in the filename, like </w:delText>
        </w:r>
      </w:del>
      <w:del w:id="140" w:author="Unknown Author" w:date="2026-10-28T21:33:51Z">
        <w:r>
          <w:rPr>
            <w:rFonts w:eastAsia="Times New Roman" w:cs="Courier New" w:ascii="Aptos" w:hAnsi="Aptos" w:asciiTheme="minorHAnsi" w:hAnsiTheme="minorHAnsi"/>
            <w:color w:val="FF0000"/>
            <w:sz w:val="24"/>
            <w:szCs w:val="24"/>
          </w:rPr>
          <w:delText>Document_v1</w:delText>
        </w:r>
      </w:del>
      <w:del w:id="141" w:author="Unknown Author" w:date="2026-10-28T21:33:51Z">
        <w:r>
          <w:rPr>
            <w:rFonts w:eastAsia="Times New Roman" w:cs="Times New Roman" w:ascii="Aptos" w:hAnsi="Aptos" w:asciiTheme="minorHAnsi" w:hAnsiTheme="minorHAnsi"/>
            <w:color w:val="FF0000"/>
            <w:sz w:val="24"/>
            <w:szCs w:val="24"/>
          </w:rPr>
          <w:delText xml:space="preserve">, </w:delText>
        </w:r>
      </w:del>
      <w:del w:id="142" w:author="Unknown Author" w:date="2026-10-28T21:33:51Z">
        <w:r>
          <w:rPr>
            <w:rFonts w:eastAsia="Times New Roman" w:cs="Courier New" w:ascii="Aptos" w:hAnsi="Aptos" w:asciiTheme="minorHAnsi" w:hAnsiTheme="minorHAnsi"/>
            <w:color w:val="FF0000"/>
            <w:sz w:val="24"/>
            <w:szCs w:val="24"/>
          </w:rPr>
          <w:delText>Document_v2</w:delText>
        </w:r>
      </w:del>
      <w:del w:id="143" w:author="Unknown Author" w:date="2026-10-28T21:33:51Z">
        <w:r>
          <w:rPr>
            <w:rFonts w:eastAsia="Times New Roman" w:cs="Times New Roman" w:ascii="Aptos" w:hAnsi="Aptos" w:asciiTheme="minorHAnsi" w:hAnsiTheme="minorHAnsi"/>
            <w:color w:val="FF0000"/>
            <w:sz w:val="24"/>
            <w:szCs w:val="24"/>
          </w:rPr>
          <w:delText>, etc.</w:delText>
        </w:r>
      </w:del>
    </w:p>
    <w:p>
      <w:pPr>
        <w:pStyle w:val="Normal"/>
        <w:numPr>
          <w:ilvl w:val="0"/>
          <w:numId w:val="5"/>
        </w:numPr>
        <w:tabs>
          <w:tab w:val="clear" w:pos="720"/>
          <w:tab w:val="left" w:pos="1440" w:leader="none"/>
        </w:tabs>
        <w:spacing w:lineRule="auto" w:line="240" w:before="0" w:afterAutospacing="1"/>
        <w:ind w:hanging="360" w:left="1440"/>
        <w:rPr>
          <w:rFonts w:ascii="Aptos" w:hAnsi="Aptos" w:eastAsia="Times New Roman" w:cs="Times New Roman" w:asciiTheme="minorHAnsi" w:hAnsiTheme="minorHAnsi"/>
          <w:color w:val="FF0000"/>
          <w:sz w:val="24"/>
          <w:szCs w:val="24"/>
          <w:del w:id="146" w:author="Unknown Author" w:date="2026-10-28T21:33:51Z"/>
        </w:rPr>
      </w:pPr>
      <w:del w:id="145" w:author="Unknown Author" w:date="2026-10-28T21:33:51Z">
        <w:r>
          <w:rPr>
            <w:rFonts w:eastAsia="Times New Roman" w:cs="Times New Roman" w:ascii="Aptos" w:hAnsi="Aptos" w:asciiTheme="minorHAnsi" w:hAnsiTheme="minorHAnsi"/>
            <w:color w:val="FF0000"/>
            <w:sz w:val="24"/>
            <w:szCs w:val="24"/>
          </w:rPr>
          <w:delText>This method requires consistent discipline and a well-maintained naming system.</w:delText>
        </w:r>
      </w:del>
    </w:p>
    <w:p>
      <w:pPr>
        <w:pStyle w:val="Normal"/>
        <w:spacing w:lineRule="auto" w:line="240" w:beforeAutospacing="1" w:afterAutospacing="1"/>
        <w:ind w:left="1080"/>
        <w:rPr>
          <w:rFonts w:ascii="Aptos" w:hAnsi="Aptos" w:eastAsia="Times New Roman" w:cs="Times New Roman" w:asciiTheme="minorHAnsi" w:hAnsiTheme="minorHAnsi"/>
          <w:color w:val="FF0000"/>
          <w:sz w:val="24"/>
          <w:szCs w:val="24"/>
          <w:del w:id="148" w:author="Unknown Author" w:date="2026-10-28T21:33:51Z"/>
        </w:rPr>
      </w:pPr>
      <w:del w:id="147" w:author="Unknown Author" w:date="2026-10-28T21:33:51Z">
        <w:r>
          <w:rPr>
            <w:rFonts w:eastAsia="Times New Roman" w:cs="Times New Roman" w:ascii="Aptos" w:hAnsi="Aptos" w:asciiTheme="minorHAnsi" w:hAnsiTheme="minorHAnsi"/>
            <w:color w:val="FF0000"/>
            <w:sz w:val="24"/>
            <w:szCs w:val="24"/>
          </w:rPr>
          <w:delText>Proper file naming is critical for version control. To efficiently track different versions of a document, file names should include essential details such as:</w:delText>
        </w:r>
      </w:del>
    </w:p>
    <w:p>
      <w:pPr>
        <w:pStyle w:val="Normal"/>
        <w:numPr>
          <w:ilvl w:val="0"/>
          <w:numId w:val="6"/>
        </w:numPr>
        <w:tabs>
          <w:tab w:val="clear" w:pos="720"/>
          <w:tab w:val="left" w:pos="1800" w:leader="none"/>
        </w:tabs>
        <w:spacing w:lineRule="auto" w:line="240" w:beforeAutospacing="1" w:after="0"/>
        <w:ind w:hanging="360" w:left="1800"/>
        <w:rPr>
          <w:rFonts w:ascii="Aptos" w:hAnsi="Aptos" w:eastAsia="Times New Roman" w:cs="Times New Roman" w:asciiTheme="minorHAnsi" w:hAnsiTheme="minorHAnsi"/>
          <w:color w:val="FF0000"/>
          <w:sz w:val="24"/>
          <w:szCs w:val="24"/>
          <w:del w:id="150" w:author="Unknown Author" w:date="2026-10-28T21:33:51Z"/>
        </w:rPr>
      </w:pPr>
      <w:del w:id="149" w:author="Unknown Author" w:date="2026-10-28T21:33:51Z">
        <w:r>
          <w:rPr>
            <w:rFonts w:eastAsia="Times New Roman" w:cs="Times New Roman" w:ascii="Aptos" w:hAnsi="Aptos" w:asciiTheme="minorHAnsi" w:hAnsiTheme="minorHAnsi"/>
            <w:b/>
            <w:bCs/>
            <w:color w:val="FF0000"/>
            <w:sz w:val="24"/>
            <w:szCs w:val="24"/>
          </w:rPr>
          <w:delText>Student number</w:delText>
        </w:r>
      </w:del>
    </w:p>
    <w:p>
      <w:pPr>
        <w:pStyle w:val="Normal"/>
        <w:numPr>
          <w:ilvl w:val="0"/>
          <w:numId w:val="6"/>
        </w:numPr>
        <w:tabs>
          <w:tab w:val="clear" w:pos="720"/>
          <w:tab w:val="left" w:pos="1800" w:leader="none"/>
        </w:tabs>
        <w:spacing w:lineRule="auto" w:line="240" w:before="0" w:after="0"/>
        <w:ind w:hanging="360" w:left="1800"/>
        <w:rPr>
          <w:rFonts w:ascii="Aptos" w:hAnsi="Aptos" w:eastAsia="Times New Roman" w:cs="Times New Roman" w:asciiTheme="minorHAnsi" w:hAnsiTheme="minorHAnsi"/>
          <w:color w:val="FF0000"/>
          <w:sz w:val="24"/>
          <w:szCs w:val="24"/>
          <w:del w:id="152" w:author="Unknown Author" w:date="2026-10-28T21:33:51Z"/>
        </w:rPr>
      </w:pPr>
      <w:del w:id="151" w:author="Unknown Author" w:date="2026-10-28T21:33:51Z">
        <w:r>
          <w:rPr>
            <w:rFonts w:eastAsia="Times New Roman" w:cs="Times New Roman" w:ascii="Aptos" w:hAnsi="Aptos" w:asciiTheme="minorHAnsi" w:hAnsiTheme="minorHAnsi"/>
            <w:b/>
            <w:bCs/>
            <w:color w:val="FF0000"/>
            <w:sz w:val="24"/>
            <w:szCs w:val="24"/>
          </w:rPr>
          <w:delText xml:space="preserve">Assignment </w:delText>
        </w:r>
      </w:del>
    </w:p>
    <w:p>
      <w:pPr>
        <w:pStyle w:val="Normal"/>
        <w:numPr>
          <w:ilvl w:val="0"/>
          <w:numId w:val="6"/>
        </w:numPr>
        <w:tabs>
          <w:tab w:val="clear" w:pos="720"/>
          <w:tab w:val="left" w:pos="1800" w:leader="none"/>
        </w:tabs>
        <w:spacing w:lineRule="auto" w:line="240" w:before="0" w:after="0"/>
        <w:ind w:hanging="360" w:left="1800"/>
        <w:rPr>
          <w:rFonts w:ascii="Aptos" w:hAnsi="Aptos" w:eastAsia="Times New Roman" w:cs="Times New Roman" w:asciiTheme="minorHAnsi" w:hAnsiTheme="minorHAnsi"/>
          <w:color w:val="FF0000"/>
          <w:sz w:val="24"/>
          <w:szCs w:val="24"/>
          <w:del w:id="154" w:author="Unknown Author" w:date="2026-10-28T21:33:51Z"/>
        </w:rPr>
      </w:pPr>
      <w:del w:id="153" w:author="Unknown Author" w:date="2026-10-28T21:33:51Z">
        <w:r>
          <w:rPr>
            <w:rFonts w:eastAsia="Times New Roman" w:cs="Times New Roman" w:ascii="Aptos" w:hAnsi="Aptos" w:asciiTheme="minorHAnsi" w:hAnsiTheme="minorHAnsi"/>
            <w:b/>
            <w:bCs/>
            <w:color w:val="FF0000"/>
            <w:sz w:val="24"/>
            <w:szCs w:val="24"/>
          </w:rPr>
          <w:delText>Module title</w:delText>
        </w:r>
      </w:del>
    </w:p>
    <w:p>
      <w:pPr>
        <w:pStyle w:val="Normal"/>
        <w:numPr>
          <w:ilvl w:val="0"/>
          <w:numId w:val="6"/>
        </w:numPr>
        <w:tabs>
          <w:tab w:val="clear" w:pos="720"/>
          <w:tab w:val="left" w:pos="1800" w:leader="none"/>
        </w:tabs>
        <w:spacing w:lineRule="auto" w:line="240" w:before="0" w:afterAutospacing="1"/>
        <w:ind w:hanging="360" w:left="1800"/>
        <w:rPr>
          <w:rFonts w:ascii="Aptos" w:hAnsi="Aptos" w:eastAsia="Times New Roman" w:cs="Times New Roman" w:asciiTheme="minorHAnsi" w:hAnsiTheme="minorHAnsi"/>
          <w:color w:val="FF0000"/>
          <w:sz w:val="24"/>
          <w:szCs w:val="24"/>
          <w:del w:id="156" w:author="Unknown Author" w:date="2026-10-28T21:33:51Z"/>
        </w:rPr>
      </w:pPr>
      <w:del w:id="155" w:author="Unknown Author" w:date="2026-10-28T21:33:51Z">
        <w:r>
          <w:rPr>
            <w:rFonts w:eastAsia="Times New Roman" w:cs="Times New Roman" w:ascii="Aptos" w:hAnsi="Aptos" w:asciiTheme="minorHAnsi" w:hAnsiTheme="minorHAnsi"/>
            <w:b/>
            <w:bCs/>
            <w:color w:val="FF0000"/>
            <w:sz w:val="24"/>
            <w:szCs w:val="24"/>
          </w:rPr>
          <w:delText>Version Number</w:delText>
        </w:r>
      </w:del>
    </w:p>
    <w:p>
      <w:pPr>
        <w:pStyle w:val="Normal"/>
        <w:spacing w:lineRule="auto" w:line="240" w:beforeAutospacing="1" w:afterAutospacing="1"/>
        <w:ind w:left="1440"/>
        <w:rPr>
          <w:rFonts w:ascii="Aptos" w:hAnsi="Aptos" w:eastAsia="Times New Roman" w:cs="Times New Roman" w:asciiTheme="minorHAnsi" w:hAnsiTheme="minorHAnsi"/>
          <w:color w:val="FF0000"/>
          <w:sz w:val="24"/>
          <w:szCs w:val="24"/>
          <w:del w:id="160" w:author="Unknown Author" w:date="2026-10-28T21:33:51Z"/>
        </w:rPr>
      </w:pPr>
      <w:del w:id="157" w:author="Unknown Author" w:date="2026-10-28T21:33:51Z">
        <w:r>
          <w:rPr>
            <w:rFonts w:eastAsia="Times New Roman" w:cs="Times New Roman" w:ascii="Aptos" w:hAnsi="Aptos" w:asciiTheme="minorHAnsi" w:hAnsiTheme="minorHAnsi"/>
            <w:b/>
            <w:bCs/>
            <w:color w:val="FF0000"/>
            <w:sz w:val="24"/>
            <w:szCs w:val="24"/>
          </w:rPr>
          <w:delText>For example: 2024998_CA1_</w:delText>
        </w:r>
      </w:del>
      <w:del w:id="158" w:author="Unknown Author" w:date="2026-10-28T21:33:51Z">
        <w:r>
          <w:rPr/>
          <w:delText xml:space="preserve"> </w:delText>
        </w:r>
      </w:del>
      <w:del w:id="159" w:author="Unknown Author" w:date="2026-10-28T21:33:51Z">
        <w:r>
          <w:rPr>
            <w:rFonts w:eastAsia="Times New Roman" w:cs="Times New Roman" w:ascii="Aptos" w:hAnsi="Aptos" w:asciiTheme="minorHAnsi" w:hAnsiTheme="minorHAnsi"/>
            <w:b/>
            <w:bCs/>
            <w:color w:val="FF0000"/>
            <w:sz w:val="24"/>
            <w:szCs w:val="24"/>
          </w:rPr>
          <w:delText>Data Visualisation &amp; Communication_v1</w:delText>
        </w:r>
      </w:del>
    </w:p>
    <w:p>
      <w:pPr>
        <w:pStyle w:val="Normal"/>
        <w:spacing w:lineRule="auto" w:line="240" w:beforeAutospacing="1" w:afterAutospacing="1"/>
        <w:ind w:left="1080"/>
        <w:rPr>
          <w:rFonts w:ascii="Aptos" w:hAnsi="Aptos" w:eastAsia="Times New Roman" w:cs="Times New Roman" w:asciiTheme="minorHAnsi" w:hAnsiTheme="minorHAnsi"/>
          <w:color w:val="FF0000"/>
          <w:sz w:val="24"/>
          <w:szCs w:val="24"/>
          <w:del w:id="162" w:author="Unknown Author" w:date="2026-10-28T21:33:51Z"/>
        </w:rPr>
      </w:pPr>
      <w:del w:id="161" w:author="Unknown Author" w:date="2026-10-28T21:33:51Z">
        <w:r>
          <w:rPr>
            <w:rFonts w:eastAsia="Times New Roman" w:cs="Times New Roman" w:ascii="Aptos" w:hAnsi="Aptos" w:asciiTheme="minorHAnsi" w:hAnsiTheme="minorHAnsi"/>
            <w:color w:val="FF0000"/>
            <w:sz w:val="24"/>
            <w:szCs w:val="24"/>
          </w:rPr>
          <w:delText>By adhering to a consistent file-naming convention, it's easier to identify and retrieve specific versions of a file, avoid confusion, and ensure efficient collaboration across multiple contributors.</w:delText>
        </w:r>
      </w:del>
    </w:p>
    <w:p>
      <w:pPr>
        <w:pStyle w:val="Normal"/>
        <w:spacing w:lineRule="auto" w:line="240" w:before="0" w:after="0"/>
        <w:rPr>
          <w:rFonts w:ascii="Times New Roman" w:hAnsi="Times New Roman" w:eastAsia="Times New Roman" w:cs="Times New Roman"/>
          <w:sz w:val="24"/>
          <w:szCs w:val="24"/>
          <w:del w:id="164" w:author="Unknown Author" w:date="2026-10-28T21:33:51Z"/>
        </w:rPr>
      </w:pPr>
      <w:del w:id="163" w:author="Unknown Author" w:date="2026-10-28T21:33:51Z">
        <w:r>
          <w:rPr>
            <w:rFonts w:eastAsia="Times New Roman" w:cs="Times New Roman" w:ascii="Times New Roman" w:hAnsi="Times New Roman"/>
            <w:sz w:val="24"/>
            <w:szCs w:val="24"/>
          </w:rPr>
        </w:r>
      </w:del>
    </w:p>
    <w:p>
      <w:pPr>
        <w:pStyle w:val="Normal"/>
        <w:spacing w:lineRule="auto" w:line="240"/>
        <w:rPr>
          <w:rFonts w:ascii="Times New Roman" w:hAnsi="Times New Roman" w:eastAsia="Times New Roman" w:cs="Times New Roman"/>
          <w:sz w:val="24"/>
          <w:szCs w:val="24"/>
          <w:del w:id="166" w:author="Unknown Author" w:date="2026-10-28T21:33:51Z"/>
        </w:rPr>
      </w:pPr>
      <w:del w:id="165" w:author="Unknown Author" w:date="2026-10-28T21:33:51Z">
        <w:r>
          <w:rPr>
            <w:rFonts w:eastAsia="Times New Roman" w:cs="Times New Roman" w:ascii="Aptos" w:hAnsi="Aptos"/>
            <w:b/>
            <w:bCs/>
            <w:color w:val="FF0000"/>
            <w:sz w:val="24"/>
            <w:szCs w:val="24"/>
            <w:u w:val="single"/>
          </w:rPr>
          <w:delText>Ensure that any content written in red is removed from the document before submission.</w:delText>
        </w:r>
      </w:del>
    </w:p>
    <w:p>
      <w:pPr>
        <w:pStyle w:val="Normal"/>
        <w:rPr>
          <w:color w:val="FF0000"/>
          <w:sz w:val="32"/>
          <w:szCs w:val="32"/>
          <w:del w:id="168" w:author="Unknown Author" w:date="2026-10-28T21:33:51Z"/>
        </w:rPr>
      </w:pPr>
      <w:del w:id="167" w:author="Unknown Author" w:date="2026-10-28T21:33:51Z">
        <w:r>
          <w:rPr>
            <w:color w:val="FF0000"/>
            <w:sz w:val="32"/>
            <w:szCs w:val="32"/>
          </w:rPr>
        </w:r>
      </w:del>
    </w:p>
    <w:p>
      <w:pPr>
        <w:pStyle w:val="Normal"/>
        <w:rPr>
          <w:color w:val="FF0000"/>
          <w:sz w:val="32"/>
          <w:szCs w:val="32"/>
          <w:del w:id="170" w:author="Unknown Author" w:date="2026-10-28T21:33:51Z"/>
        </w:rPr>
      </w:pPr>
      <w:del w:id="169" w:author="Unknown Author" w:date="2026-10-28T21:33:51Z">
        <w:r>
          <w:rPr>
            <w:color w:val="FF0000"/>
            <w:sz w:val="32"/>
            <w:szCs w:val="32"/>
          </w:rPr>
        </w:r>
      </w:del>
    </w:p>
    <w:p>
      <w:pPr>
        <w:pStyle w:val="Normal"/>
        <w:rPr>
          <w:color w:val="FF0000"/>
          <w:sz w:val="32"/>
          <w:szCs w:val="32"/>
          <w:del w:id="172" w:author="Unknown Author" w:date="2026-10-28T21:33:51Z"/>
        </w:rPr>
      </w:pPr>
      <w:del w:id="171" w:author="Unknown Author" w:date="2026-10-28T21:33:51Z">
        <w:r>
          <w:rPr>
            <w:color w:val="FF0000"/>
            <w:sz w:val="32"/>
            <w:szCs w:val="32"/>
          </w:rPr>
        </w:r>
      </w:del>
    </w:p>
    <w:p>
      <w:pPr>
        <w:pStyle w:val="Normal"/>
        <w:rPr>
          <w:rFonts w:ascii="Aptos" w:hAnsi="Aptos" w:eastAsia="Aptos" w:cs="Aptos"/>
          <w:b/>
          <w:color w:val="FF0000"/>
          <w:sz w:val="24"/>
          <w:szCs w:val="24"/>
          <w:u w:val="single"/>
          <w:del w:id="174" w:author="Unknown Author" w:date="2026-10-28T21:33:51Z"/>
        </w:rPr>
      </w:pPr>
      <w:del w:id="173" w:author="Unknown Author" w:date="2026-10-28T21:33:51Z">
        <w:r>
          <w:rPr>
            <w:rFonts w:eastAsia="Aptos" w:cs="Aptos" w:ascii="Aptos" w:hAnsi="Aptos"/>
            <w:b/>
            <w:color w:val="FF0000"/>
            <w:sz w:val="24"/>
            <w:szCs w:val="24"/>
            <w:u w:val="single"/>
          </w:rPr>
        </w:r>
      </w:del>
    </w:p>
    <w:p>
      <w:pPr>
        <w:pStyle w:val="Normal"/>
        <w:rPr>
          <w:rFonts w:ascii="Aptos" w:hAnsi="Aptos" w:eastAsia="Aptos" w:cs="Aptos"/>
          <w:b/>
          <w:color w:val="FF0000"/>
          <w:sz w:val="24"/>
          <w:szCs w:val="24"/>
          <w:u w:val="single"/>
          <w:del w:id="176" w:author="Unknown Author" w:date="2026-10-28T21:33:51Z"/>
        </w:rPr>
      </w:pPr>
      <w:del w:id="175" w:author="Unknown Author" w:date="2026-10-28T21:33:51Z">
        <w:r>
          <w:rPr>
            <w:rFonts w:eastAsia="Aptos" w:cs="Aptos" w:ascii="Aptos" w:hAnsi="Aptos"/>
            <w:b/>
            <w:color w:val="FF0000"/>
            <w:sz w:val="24"/>
            <w:szCs w:val="24"/>
            <w:u w:val="single"/>
          </w:rPr>
        </w:r>
      </w:del>
    </w:p>
    <w:p>
      <w:pPr>
        <w:pStyle w:val="Normal"/>
        <w:rPr>
          <w:rFonts w:ascii="Aptos" w:hAnsi="Aptos" w:eastAsia="Aptos" w:cs="Aptos"/>
          <w:b/>
          <w:color w:val="FF0000"/>
          <w:sz w:val="24"/>
          <w:szCs w:val="24"/>
          <w:u w:val="single"/>
          <w:del w:id="178" w:author="Unknown Author" w:date="2026-10-28T21:33:51Z"/>
        </w:rPr>
      </w:pPr>
      <w:del w:id="177" w:author="Unknown Author" w:date="2026-10-28T21:33:51Z">
        <w:r>
          <w:rPr>
            <w:rFonts w:eastAsia="Aptos" w:cs="Aptos" w:ascii="Aptos" w:hAnsi="Aptos"/>
            <w:b/>
            <w:color w:val="FF0000"/>
            <w:sz w:val="24"/>
            <w:szCs w:val="24"/>
            <w:u w:val="single"/>
          </w:rPr>
        </w:r>
      </w:del>
    </w:p>
    <w:p>
      <w:pPr>
        <w:pStyle w:val="Normal"/>
        <w:rPr>
          <w:rFonts w:ascii="Aptos" w:hAnsi="Aptos" w:eastAsia="Aptos" w:cs="Aptos"/>
          <w:b/>
          <w:color w:val="FF0000"/>
          <w:sz w:val="24"/>
          <w:szCs w:val="24"/>
          <w:u w:val="single"/>
          <w:del w:id="180" w:author="Unknown Author" w:date="2026-10-28T21:33:51Z"/>
        </w:rPr>
      </w:pPr>
      <w:del w:id="179" w:author="Unknown Author" w:date="2026-10-28T21:33:51Z">
        <w:r>
          <w:rPr>
            <w:rFonts w:eastAsia="Aptos" w:cs="Aptos" w:ascii="Aptos" w:hAnsi="Aptos"/>
            <w:b/>
            <w:color w:val="FF0000"/>
            <w:sz w:val="24"/>
            <w:szCs w:val="24"/>
            <w:u w:val="single"/>
          </w:rPr>
        </w:r>
      </w:del>
    </w:p>
    <w:p>
      <w:pPr>
        <w:pStyle w:val="Normal"/>
        <w:rPr>
          <w:color w:val="FF0000"/>
          <w:sz w:val="32"/>
          <w:szCs w:val="32"/>
          <w:del w:id="182" w:author="Unknown Author" w:date="2026-10-28T21:33:51Z"/>
        </w:rPr>
      </w:pPr>
      <w:del w:id="181" w:author="Unknown Author" w:date="2026-10-28T21:33:51Z">
        <w:r>
          <w:rPr>
            <w:color w:val="FF0000"/>
            <w:sz w:val="32"/>
            <w:szCs w:val="32"/>
          </w:rPr>
        </w:r>
      </w:del>
    </w:p>
    <w:p>
      <w:pPr>
        <w:pStyle w:val="Normal"/>
        <w:rPr>
          <w:color w:val="FF0000"/>
          <w:sz w:val="32"/>
          <w:szCs w:val="32"/>
          <w:del w:id="184" w:author="Unknown Author" w:date="2026-10-28T21:33:51Z"/>
        </w:rPr>
      </w:pPr>
      <w:del w:id="183" w:author="Unknown Author" w:date="2026-10-28T21:33:51Z">
        <w:r>
          <w:rPr>
            <w:color w:val="FF0000"/>
            <w:sz w:val="32"/>
            <w:szCs w:val="32"/>
          </w:rPr>
        </w:r>
      </w:del>
    </w:p>
    <w:p>
      <w:pPr>
        <w:pStyle w:val="Normal"/>
        <w:rPr>
          <w:color w:val="FF0000"/>
          <w:sz w:val="32"/>
          <w:szCs w:val="32"/>
          <w:del w:id="186" w:author="Unknown Author" w:date="2026-10-28T21:33:51Z"/>
        </w:rPr>
      </w:pPr>
      <w:del w:id="185" w:author="Unknown Author" w:date="2026-10-28T21:33:51Z">
        <w:r>
          <w:rPr>
            <w:color w:val="FF0000"/>
            <w:sz w:val="32"/>
            <w:szCs w:val="32"/>
          </w:rPr>
        </w:r>
      </w:del>
    </w:p>
    <w:p>
      <w:pPr>
        <w:pStyle w:val="Normal"/>
        <w:rPr>
          <w:color w:val="FF0000"/>
          <w:sz w:val="32"/>
          <w:szCs w:val="32"/>
          <w:del w:id="188" w:author="Unknown Author" w:date="2026-10-28T21:33:51Z"/>
        </w:rPr>
      </w:pPr>
      <w:del w:id="187" w:author="Unknown Author" w:date="2026-10-28T21:33:51Z">
        <w:r>
          <w:rPr>
            <w:color w:val="FF0000"/>
            <w:sz w:val="32"/>
            <w:szCs w:val="32"/>
          </w:rPr>
        </w:r>
      </w:del>
    </w:p>
    <w:p>
      <w:pPr>
        <w:pStyle w:val="Normal"/>
        <w:rPr>
          <w:color w:val="FF0000"/>
          <w:sz w:val="32"/>
          <w:szCs w:val="32"/>
          <w:del w:id="190" w:author="Unknown Author" w:date="2026-10-28T21:33:51Z"/>
        </w:rPr>
      </w:pPr>
      <w:del w:id="189" w:author="Unknown Author" w:date="2026-10-28T21:33:51Z">
        <w:r>
          <w:rPr>
            <w:color w:val="FF0000"/>
            <w:sz w:val="32"/>
            <w:szCs w:val="32"/>
          </w:rPr>
        </w:r>
      </w:del>
    </w:p>
    <w:p>
      <w:pPr>
        <w:pStyle w:val="Normal"/>
        <w:rPr>
          <w:color w:val="3A3A3A"/>
          <w:sz w:val="40"/>
          <w:szCs w:val="40"/>
          <w:del w:id="192" w:author="Unknown Author" w:date="2026-10-28T21:33:51Z"/>
        </w:rPr>
      </w:pPr>
      <w:del w:id="191" w:author="Unknown Author" w:date="2026-10-28T21:33:51Z">
        <w:r>
          <w:rPr>
            <w:color w:val="3A3A3A"/>
            <w:sz w:val="40"/>
            <w:szCs w:val="40"/>
          </w:rPr>
          <w:delText>Abstract</w:delText>
        </w:r>
      </w:del>
    </w:p>
    <w:p>
      <w:pPr>
        <w:pStyle w:val="Normal"/>
        <w:rPr>
          <w:del w:id="194" w:author="Unknown Author" w:date="2026-10-28T21:33:51Z"/>
        </w:rPr>
      </w:pPr>
      <w:del w:id="193" w:author="Unknown Author" w:date="2026-10-28T21:33:51Z">
        <w:r>
          <w:rPr/>
        </w:r>
      </w:del>
    </w:p>
    <w:p>
      <w:pPr>
        <w:pStyle w:val="Normal"/>
        <w:rPr>
          <w:color w:val="FF0000"/>
          <w:del w:id="196" w:author="Unknown Author" w:date="2026-10-28T21:33:51Z"/>
        </w:rPr>
      </w:pPr>
      <w:del w:id="195" w:author="Unknown Author" w:date="2026-10-28T21:33:51Z">
        <w:r>
          <w:rPr>
            <w:color w:val="FF0000"/>
          </w:rPr>
          <w:delText xml:space="preserve">[NOTE: This section is designated for the abstract. Abstracts are not assigned page numbers and should precede the table of contents. If an abstract is unnecessary for your work, please delete this page.] </w:delText>
        </w:r>
      </w:del>
    </w:p>
    <w:p>
      <w:pPr>
        <w:pStyle w:val="Normal"/>
        <w:rPr>
          <w:color w:val="FF0000"/>
          <w:del w:id="198" w:author="Unknown Author" w:date="2026-10-28T21:33:51Z"/>
        </w:rPr>
      </w:pPr>
      <w:del w:id="197" w:author="Unknown Author" w:date="2026-10-28T21:33:51Z">
        <w:r>
          <w:rPr>
            <w:color w:val="FF0000"/>
          </w:rPr>
        </w:r>
      </w:del>
    </w:p>
    <w:p>
      <w:pPr>
        <w:pStyle w:val="Normal"/>
        <w:rPr>
          <w:color w:val="FF0000"/>
          <w:del w:id="200" w:author="Unknown Author" w:date="2026-10-28T21:33:51Z"/>
        </w:rPr>
      </w:pPr>
      <w:del w:id="199" w:author="Unknown Author" w:date="2026-10-28T21:33:51Z">
        <w:r>
          <w:rPr>
            <w:color w:val="FF0000"/>
          </w:rPr>
        </w:r>
      </w:del>
    </w:p>
    <w:p>
      <w:pPr>
        <w:pStyle w:val="Normal"/>
        <w:rPr>
          <w:color w:val="FF0000"/>
          <w:del w:id="202" w:author="Unknown Author" w:date="2026-10-28T21:33:51Z"/>
        </w:rPr>
      </w:pPr>
      <w:del w:id="201" w:author="Unknown Author" w:date="2026-10-28T21:33:51Z">
        <w:r>
          <w:rPr>
            <w:color w:val="FF0000"/>
          </w:rPr>
        </w:r>
      </w:del>
    </w:p>
    <w:p>
      <w:pPr>
        <w:pStyle w:val="Normal"/>
        <w:rPr>
          <w:del w:id="204" w:author="Unknown Author" w:date="2026-10-28T21:33:51Z"/>
        </w:rPr>
      </w:pPr>
      <w:del w:id="203" w:author="Unknown Author" w:date="2026-10-28T21:33:51Z">
        <w:r>
          <w:rPr/>
        </w:r>
      </w:del>
    </w:p>
    <w:p>
      <w:pPr>
        <w:pStyle w:val="Normal"/>
        <w:rPr>
          <w:del w:id="206" w:author="Unknown Author" w:date="2026-10-28T21:33:51Z"/>
        </w:rPr>
      </w:pPr>
      <w:del w:id="205" w:author="Unknown Author" w:date="2026-10-28T21:33:51Z">
        <w:r>
          <w:rPr/>
        </w:r>
      </w:del>
    </w:p>
    <w:p>
      <w:pPr>
        <w:pStyle w:val="Normal"/>
        <w:rPr>
          <w:del w:id="208" w:author="Unknown Author" w:date="2026-10-28T21:33:51Z"/>
        </w:rPr>
      </w:pPr>
      <w:del w:id="207" w:author="Unknown Author" w:date="2026-10-28T21:33:51Z">
        <w:r>
          <w:rPr/>
        </w:r>
      </w:del>
    </w:p>
    <w:p>
      <w:pPr>
        <w:pStyle w:val="Normal"/>
        <w:rPr>
          <w:del w:id="210" w:author="Unknown Author" w:date="2026-10-28T21:33:51Z"/>
        </w:rPr>
      </w:pPr>
      <w:del w:id="209" w:author="Unknown Author" w:date="2026-10-28T21:33:51Z">
        <w:r>
          <w:rPr/>
        </w:r>
      </w:del>
    </w:p>
    <w:p>
      <w:pPr>
        <w:pStyle w:val="Normal"/>
        <w:rPr>
          <w:del w:id="212" w:author="Unknown Author" w:date="2026-10-28T21:33:51Z"/>
        </w:rPr>
      </w:pPr>
      <w:del w:id="211" w:author="Unknown Author" w:date="2026-10-28T21:33:51Z">
        <w:r>
          <w:rPr/>
        </w:r>
      </w:del>
    </w:p>
    <w:p>
      <w:pPr>
        <w:pStyle w:val="Normal"/>
        <w:rPr>
          <w:del w:id="214" w:author="Unknown Author" w:date="2026-10-28T21:33:51Z"/>
        </w:rPr>
      </w:pPr>
      <w:del w:id="213" w:author="Unknown Author" w:date="2026-10-28T21:33:51Z">
        <w:r>
          <w:rPr/>
        </w:r>
      </w:del>
    </w:p>
    <w:p>
      <w:pPr>
        <w:pStyle w:val="Normal"/>
        <w:rPr>
          <w:del w:id="216" w:author="Unknown Author" w:date="2026-10-28T21:33:51Z"/>
        </w:rPr>
      </w:pPr>
      <w:del w:id="215" w:author="Unknown Author" w:date="2026-10-28T21:33:51Z">
        <w:r>
          <w:rPr/>
        </w:r>
      </w:del>
    </w:p>
    <w:p>
      <w:pPr>
        <w:pStyle w:val="Normal"/>
        <w:rPr>
          <w:del w:id="218" w:author="Unknown Author" w:date="2026-10-28T21:33:51Z"/>
        </w:rPr>
      </w:pPr>
      <w:del w:id="217" w:author="Unknown Author" w:date="2026-10-28T21:33:51Z">
        <w:r>
          <w:rPr/>
        </w:r>
      </w:del>
    </w:p>
    <w:p>
      <w:pPr>
        <w:pStyle w:val="Normal"/>
        <w:rPr>
          <w:del w:id="220" w:author="Unknown Author" w:date="2026-10-28T21:33:51Z"/>
        </w:rPr>
      </w:pPr>
      <w:del w:id="219" w:author="Unknown Author" w:date="2026-10-28T21:33:51Z">
        <w:r>
          <w:rPr/>
        </w:r>
      </w:del>
    </w:p>
    <w:p>
      <w:pPr>
        <w:pStyle w:val="Normal"/>
        <w:rPr>
          <w:del w:id="222" w:author="Unknown Author" w:date="2026-10-28T21:33:51Z"/>
        </w:rPr>
      </w:pPr>
      <w:del w:id="221" w:author="Unknown Author" w:date="2026-10-28T21:33:51Z">
        <w:r>
          <w:rPr/>
        </w:r>
      </w:del>
    </w:p>
    <w:p>
      <w:pPr>
        <w:pStyle w:val="Normal"/>
        <w:rPr>
          <w:del w:id="224" w:author="Unknown Author" w:date="2026-10-28T21:33:51Z"/>
        </w:rPr>
      </w:pPr>
      <w:del w:id="223" w:author="Unknown Author" w:date="2026-10-28T21:33:51Z">
        <w:r>
          <w:rPr/>
        </w:r>
      </w:del>
    </w:p>
    <w:p>
      <w:pPr>
        <w:pStyle w:val="Normal"/>
        <w:rPr>
          <w:del w:id="226" w:author="Unknown Author" w:date="2026-10-28T21:33:51Z"/>
        </w:rPr>
      </w:pPr>
      <w:del w:id="225" w:author="Unknown Author" w:date="2026-10-28T21:33:51Z">
        <w:r>
          <w:rPr/>
        </w:r>
      </w:del>
    </w:p>
    <w:p>
      <w:pPr>
        <w:pStyle w:val="Normal"/>
        <w:rPr>
          <w:del w:id="228" w:author="Unknown Author" w:date="2026-10-28T21:33:51Z"/>
        </w:rPr>
      </w:pPr>
      <w:del w:id="227" w:author="Unknown Author" w:date="2026-10-28T21:33:51Z">
        <w:r>
          <w:rPr/>
        </w:r>
      </w:del>
    </w:p>
    <w:p>
      <w:pPr>
        <w:pStyle w:val="Normal"/>
        <w:rPr>
          <w:del w:id="230" w:author="Unknown Author" w:date="2026-10-28T21:33:51Z"/>
        </w:rPr>
      </w:pPr>
      <w:del w:id="229" w:author="Unknown Author" w:date="2026-10-28T21:33:51Z">
        <w:r>
          <w:rPr/>
        </w:r>
      </w:del>
    </w:p>
    <w:p>
      <w:pPr>
        <w:pStyle w:val="Normal"/>
        <w:rPr>
          <w:del w:id="232" w:author="Unknown Author" w:date="2026-10-28T21:33:51Z"/>
        </w:rPr>
      </w:pPr>
      <w:del w:id="231" w:author="Unknown Author" w:date="2026-10-28T21:33:51Z">
        <w:r>
          <w:rPr/>
        </w:r>
      </w:del>
    </w:p>
    <w:p>
      <w:pPr>
        <w:pStyle w:val="Normal"/>
        <w:rPr>
          <w:del w:id="234" w:author="Unknown Author" w:date="2026-10-28T21:33:51Z"/>
        </w:rPr>
      </w:pPr>
      <w:del w:id="233" w:author="Unknown Author" w:date="2026-10-28T21:33:51Z">
        <w:r>
          <w:rPr/>
        </w:r>
      </w:del>
    </w:p>
    <w:p>
      <w:pPr>
        <w:pStyle w:val="Normal"/>
        <w:rPr>
          <w:del w:id="236" w:author="Unknown Author" w:date="2026-10-28T21:33:51Z"/>
        </w:rPr>
      </w:pPr>
      <w:del w:id="235" w:author="Unknown Author" w:date="2026-10-28T21:33:51Z">
        <w:r>
          <w:rPr/>
        </w:r>
      </w:del>
    </w:p>
    <w:p>
      <w:pPr>
        <w:pStyle w:val="Normal"/>
        <w:rPr>
          <w:del w:id="238" w:author="Unknown Author" w:date="2026-10-28T21:33:51Z"/>
        </w:rPr>
      </w:pPr>
      <w:del w:id="237" w:author="Unknown Author" w:date="2026-10-28T21:33:51Z">
        <w:r>
          <w:rPr/>
        </w:r>
      </w:del>
    </w:p>
    <w:p>
      <w:pPr>
        <w:pStyle w:val="Normal"/>
        <w:rPr>
          <w:del w:id="240" w:author="Unknown Author" w:date="2026-10-28T21:33:51Z"/>
        </w:rPr>
      </w:pPr>
      <w:del w:id="239" w:author="Unknown Author" w:date="2026-10-28T21:33:51Z">
        <w:r>
          <w:rPr/>
        </w:r>
      </w:del>
    </w:p>
    <w:p>
      <w:pPr>
        <w:pStyle w:val="Normal"/>
        <w:rPr>
          <w:del w:id="242" w:author="Unknown Author" w:date="2026-10-28T21:33:51Z"/>
        </w:rPr>
      </w:pPr>
      <w:del w:id="241" w:author="Unknown Author" w:date="2026-10-28T21:33:51Z">
        <w:r>
          <w:rPr/>
        </w:r>
      </w:del>
    </w:p>
    <w:p>
      <w:pPr>
        <w:pStyle w:val="Normal"/>
        <w:rPr>
          <w:del w:id="244" w:author="Unknown Author" w:date="2026-10-28T21:33:51Z"/>
        </w:rPr>
      </w:pPr>
      <w:del w:id="243" w:author="Unknown Author" w:date="2026-10-28T21:33:51Z">
        <w:r>
          <w:rPr/>
        </w:r>
      </w:del>
    </w:p>
    <w:p>
      <w:pPr>
        <w:pStyle w:val="Normal"/>
        <w:rPr>
          <w:del w:id="246" w:author="Unknown Author" w:date="2026-10-28T21:33:51Z"/>
        </w:rPr>
      </w:pPr>
      <w:del w:id="245" w:author="Unknown Author" w:date="2026-10-28T21:33:51Z">
        <w:r>
          <w:rPr/>
        </w:r>
      </w:del>
    </w:p>
    <w:p>
      <w:pPr>
        <w:pStyle w:val="Normal"/>
        <w:keepNext w:val="true"/>
        <w:keepLines/>
        <w:spacing w:lineRule="auto" w:line="240" w:before="240" w:after="0"/>
        <w:rPr>
          <w:rFonts w:ascii="Play" w:hAnsi="Play" w:eastAsia="Play" w:cs="Play"/>
          <w:color w:val="0F4761"/>
          <w:sz w:val="32"/>
          <w:szCs w:val="32"/>
        </w:rPr>
      </w:pPr>
      <w:del w:id="247" w:author="Unknown Author" w:date="2026-10-28T21:33:51Z">
        <w:r>
          <w:rPr>
            <w:rFonts w:eastAsia="Play" w:cs="Play" w:ascii="Play" w:hAnsi="Play"/>
            <w:color w:val="0F4761"/>
            <w:sz w:val="32"/>
            <w:szCs w:val="32"/>
          </w:rPr>
          <w:delText>Contents</w:delText>
        </w:r>
      </w:del>
    </w:p>
    <w:sdt>
      <w:sdtPr>
        <w:docPartObj>
          <w:docPartGallery w:val="Table of Contents"/>
          <w:docPartUnique w:val="true"/>
        </w:docPartObj>
      </w:sdtPr>
      <w:sdtContent>
        <w:p>
          <w:pPr>
            <w:pStyle w:val="Normal"/>
            <w:tabs>
              <w:tab w:val="clear" w:pos="720"/>
              <w:tab w:val="right" w:pos="9016" w:leader="dot"/>
            </w:tabs>
            <w:spacing w:before="0" w:after="100"/>
            <w:rPr>
              <w:rFonts w:ascii="Aptos" w:hAnsi="Aptos" w:eastAsia="Aptos" w:cs="Aptos"/>
              <w:color w:val="000000"/>
              <w:sz w:val="24"/>
              <w:szCs w:val="24"/>
              <w:del w:id="251" w:author="Unknown Author" w:date="2026-10-28T21:33:51Z"/>
            </w:rPr>
          </w:pPr>
          <w:del w:id="248" w:author="Unknown Author" w:date="2026-10-28T21:33:51Z">
            <w:r>
              <w:fldChar w:fldCharType="begin"/>
            </w:r>
            <w:r>
              <w:rPr>
                <w:webHidden/>
                <w:rStyle w:val="IndexLink"/>
                <w:vanish w:val="false"/>
                <w:color w:val="000000"/>
              </w:rPr>
              <w:delInstrText xml:space="preserve"> TOC \z \o "1-9" \u \t "Heading 1,1,Heading 2,2,Heading 3,3" \h</w:delInstrText>
            </w:r>
          </w:del>
          <w:r>
            <w:rPr>
              <w:webHidden/>
              <w:rStyle w:val="IndexLink"/>
              <w:vanish w:val="false"/>
              <w:color w:val="000000"/>
            </w:rPr>
            <w:fldChar w:fldCharType="separate"/>
          </w:r>
          <w:hyperlink w:anchor="_heading=h.gjdgxs">
            <w:del w:id="249" w:author="Unknown Author" w:date="2026-10-28T21:33:51Z">
              <w:r>
                <w:rPr>
                  <w:webHidden/>
                  <w:rStyle w:val="IndexLink"/>
                  <w:vanish w:val="false"/>
                  <w:color w:val="000000"/>
                </w:rPr>
                <w:delText>Introduction</w:delText>
              </w:r>
            </w:del>
            <w:del w:id="250" w:author="Unknown Author" w:date="2026-10-28T21:33:51Z">
              <w:r>
                <w:rPr>
                  <w:rStyle w:val="IndexLink"/>
                  <w:vanish w:val="false"/>
                  <w:color w:val="000000"/>
                </w:rPr>
                <w:tab/>
                <w:delText>1</w:delText>
              </w:r>
            </w:del>
          </w:hyperlink>
        </w:p>
        <w:p>
          <w:pPr>
            <w:pStyle w:val="Normal"/>
            <w:tabs>
              <w:tab w:val="clear" w:pos="720"/>
              <w:tab w:val="right" w:pos="9016" w:leader="dot"/>
            </w:tabs>
            <w:spacing w:before="0" w:after="100"/>
            <w:rPr>
              <w:rFonts w:ascii="Aptos" w:hAnsi="Aptos" w:eastAsia="Aptos" w:cs="Aptos"/>
              <w:color w:val="000000"/>
              <w:sz w:val="24"/>
              <w:szCs w:val="24"/>
              <w:del w:id="253" w:author="Unknown Author" w:date="2026-10-28T21:33:51Z"/>
            </w:rPr>
          </w:pPr>
          <w:hyperlink w:anchor="_heading=h.30j0zll">
            <w:del w:id="252" w:author="Unknown Author" w:date="2026-10-28T21:33:51Z">
              <w:r>
                <w:rPr>
                  <w:webHidden/>
                  <w:rStyle w:val="IndexLink"/>
                  <w:vanish w:val="false"/>
                  <w:color w:val="000000"/>
                </w:rPr>
                <w:delText>Chapter 1</w:delText>
                <w:tab/>
                <w:delText>1</w:delText>
              </w:r>
            </w:del>
          </w:hyperlink>
        </w:p>
        <w:p>
          <w:pPr>
            <w:pStyle w:val="Normal"/>
            <w:tabs>
              <w:tab w:val="clear" w:pos="720"/>
              <w:tab w:val="right" w:pos="9016" w:leader="dot"/>
            </w:tabs>
            <w:spacing w:before="0" w:after="100"/>
            <w:ind w:left="220"/>
            <w:rPr>
              <w:rFonts w:ascii="Aptos" w:hAnsi="Aptos" w:eastAsia="Aptos" w:cs="Aptos"/>
              <w:color w:val="000000"/>
              <w:sz w:val="24"/>
              <w:szCs w:val="24"/>
              <w:del w:id="255" w:author="Unknown Author" w:date="2026-10-28T21:33:51Z"/>
            </w:rPr>
          </w:pPr>
          <w:hyperlink w:anchor="_heading=h.1fob9te">
            <w:del w:id="254" w:author="Unknown Author" w:date="2026-10-28T21:33:51Z">
              <w:r>
                <w:rPr>
                  <w:webHidden/>
                  <w:rStyle w:val="IndexLink"/>
                  <w:vanish w:val="false"/>
                  <w:color w:val="000000"/>
                </w:rPr>
                <w:delText>Chapter 1.1</w:delText>
                <w:tab/>
                <w:delText>1</w:delText>
              </w:r>
            </w:del>
          </w:hyperlink>
        </w:p>
        <w:p>
          <w:pPr>
            <w:pStyle w:val="Normal"/>
            <w:tabs>
              <w:tab w:val="clear" w:pos="720"/>
              <w:tab w:val="right" w:pos="9016" w:leader="dot"/>
            </w:tabs>
            <w:spacing w:before="0" w:after="100"/>
            <w:ind w:left="440"/>
            <w:rPr>
              <w:rFonts w:ascii="Aptos" w:hAnsi="Aptos" w:eastAsia="Aptos" w:cs="Aptos"/>
              <w:color w:val="000000"/>
              <w:sz w:val="24"/>
              <w:szCs w:val="24"/>
              <w:del w:id="257" w:author="Unknown Author" w:date="2026-10-28T21:33:51Z"/>
            </w:rPr>
          </w:pPr>
          <w:hyperlink w:anchor="_heading=h.3znysh7">
            <w:del w:id="256" w:author="Unknown Author" w:date="2026-10-28T21:33:51Z">
              <w:r>
                <w:rPr>
                  <w:webHidden/>
                  <w:rStyle w:val="IndexLink"/>
                  <w:vanish w:val="false"/>
                  <w:color w:val="000000"/>
                </w:rPr>
                <w:delText>Chapter 1.1.1.</w:delText>
                <w:tab/>
                <w:delText>1</w:delText>
              </w:r>
            </w:del>
          </w:hyperlink>
        </w:p>
        <w:p>
          <w:pPr>
            <w:pStyle w:val="Normal"/>
            <w:tabs>
              <w:tab w:val="clear" w:pos="720"/>
              <w:tab w:val="right" w:pos="9016" w:leader="dot"/>
            </w:tabs>
            <w:spacing w:before="0" w:after="100"/>
            <w:rPr>
              <w:rFonts w:ascii="Aptos" w:hAnsi="Aptos" w:eastAsia="Aptos" w:cs="Aptos"/>
              <w:color w:val="000000"/>
              <w:sz w:val="24"/>
              <w:szCs w:val="24"/>
            </w:rPr>
          </w:pPr>
          <w:hyperlink w:anchor="_heading=h.2et92p0">
            <w:del w:id="258" w:author="Unknown Author" w:date="2026-10-28T21:33:51Z">
              <w:r>
                <w:rPr>
                  <w:webHidden/>
                  <w:rStyle w:val="IndexLink"/>
                  <w:vanish w:val="false"/>
                  <w:color w:val="000000"/>
                </w:rPr>
                <w:delText>References</w:delText>
                <w:tab/>
                <w:delText>2</w:delText>
              </w:r>
            </w:del>
          </w:hyperlink>
          <w:r>
            <w:rPr>
              <w:rStyle w:val="IndexLink"/>
              <w:vanish w:val="false"/>
              <w:color w:val="000000"/>
            </w:rPr>
            <w:fldChar w:fldCharType="end"/>
          </w:r>
        </w:p>
      </w:sdtContent>
    </w:sdt>
    <w:p>
      <w:pPr>
        <w:pStyle w:val="Normal"/>
        <w:widowControl/>
        <w:bidi w:val="0"/>
        <w:spacing w:lineRule="auto" w:line="259" w:before="0" w:after="160"/>
        <w:jc w:val="left"/>
        <w:rPr>
          <w:del w:id="260" w:author="Unknown Author" w:date="2026-10-28T21:33:51Z"/>
        </w:rPr>
      </w:pPr>
      <w:del w:id="259" w:author="Unknown Author" w:date="2026-10-28T21:33:51Z">
        <w:r>
          <w:rPr/>
        </w:r>
      </w:del>
    </w:p>
    <w:p>
      <w:pPr>
        <w:pStyle w:val="Normal"/>
        <w:rPr>
          <w:del w:id="262" w:author="Unknown Author" w:date="2026-10-28T21:33:51Z"/>
        </w:rPr>
      </w:pPr>
      <w:del w:id="261" w:author="Unknown Author" w:date="2026-10-28T21:33:51Z">
        <w:r>
          <w:rPr/>
        </w:r>
      </w:del>
    </w:p>
    <w:p>
      <w:pPr>
        <w:pStyle w:val="Normal"/>
        <w:rPr>
          <w:color w:val="FF0000"/>
          <w:del w:id="264" w:author="Unknown Author" w:date="2026-10-28T21:33:51Z"/>
        </w:rPr>
      </w:pPr>
      <w:del w:id="263" w:author="Unknown Author" w:date="2026-10-28T21:33:51Z">
        <w:r>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pPr>
        <w:sectPr>
          <w:footerReference w:type="even" r:id="rId4"/>
          <w:footerReference w:type="default" r:id="rId5"/>
          <w:footerReference w:type="first" r:id="rId6"/>
          <w:type w:val="nextPage"/>
          <w:pgSz w:w="11906" w:h="16838"/>
          <w:pgMar w:left="1440" w:right="1440" w:gutter="0" w:header="0" w:top="1440" w:footer="708" w:bottom="1440"/>
          <w:pgNumType w:fmt="decimal"/>
          <w:formProt w:val="false"/>
          <w:textDirection w:val="lrTb"/>
          <w:docGrid w:type="default" w:linePitch="100" w:charSpace="4096"/>
        </w:sectPr>
        <w:pStyle w:val="Normal"/>
        <w:rPr>
          <w:del w:id="266" w:author="Unknown Author" w:date="2026-10-28T21:33:51Z"/>
        </w:rPr>
      </w:pPr>
      <w:del w:id="265" w:author="Unknown Author" w:date="2026-10-28T21:33:51Z">
        <w:r>
          <w:rPr/>
        </w:r>
      </w:del>
    </w:p>
    <w:p>
      <w:pPr>
        <w:pStyle w:val="Heading1"/>
        <w:rPr>
          <w:del w:id="268" w:author="Unknown Author" w:date="2026-10-28T21:33:51Z"/>
        </w:rPr>
      </w:pPr>
      <w:del w:id="267" w:author="Unknown Author" w:date="2026-10-28T21:33:51Z">
        <w:bookmarkStart w:id="0" w:name="_heading=h.gjdgxs"/>
        <w:bookmarkEnd w:id="0"/>
        <w:r>
          <w:rPr/>
          <w:delText>Introduction</w:delText>
        </w:r>
      </w:del>
    </w:p>
    <w:p>
      <w:pPr>
        <w:pStyle w:val="Heading1"/>
        <w:rPr>
          <w:del w:id="270" w:author="Unknown Author" w:date="2026-10-28T21:33:51Z"/>
        </w:rPr>
      </w:pPr>
      <w:del w:id="269" w:author="Unknown Author" w:date="2026-10-28T21:33:51Z">
        <w:bookmarkStart w:id="1" w:name="_heading=h.30j0zll"/>
        <w:bookmarkEnd w:id="1"/>
        <w:r>
          <w:rPr/>
          <w:delText>Chapter 1</w:delText>
        </w:r>
      </w:del>
    </w:p>
    <w:p>
      <w:pPr>
        <w:pStyle w:val="Heading2"/>
        <w:rPr>
          <w:del w:id="272" w:author="Unknown Author" w:date="2026-10-28T21:33:51Z"/>
        </w:rPr>
      </w:pPr>
      <w:del w:id="271" w:author="Unknown Author" w:date="2026-10-28T21:33:51Z">
        <w:bookmarkStart w:id="2" w:name="_heading=h.1fob9te"/>
        <w:bookmarkEnd w:id="2"/>
        <w:r>
          <w:rPr/>
          <w:delText>Chapter 1.1</w:delText>
        </w:r>
      </w:del>
    </w:p>
    <w:p>
      <w:pPr>
        <w:pStyle w:val="Heading3"/>
        <w:rPr>
          <w:del w:id="274" w:author="Unknown Author" w:date="2026-10-28T21:33:51Z"/>
        </w:rPr>
      </w:pPr>
      <w:del w:id="273" w:author="Unknown Author" w:date="2026-10-28T21:33:51Z">
        <w:bookmarkStart w:id="3" w:name="_heading=h.3znysh7"/>
        <w:bookmarkEnd w:id="3"/>
        <w:r>
          <w:rPr/>
          <w:delText>Chapter 1.1.1.</w:delText>
        </w:r>
      </w:del>
    </w:p>
    <w:p>
      <w:pPr>
        <w:pStyle w:val="Normal"/>
        <w:rPr>
          <w:del w:id="276" w:author="Unknown Author" w:date="2026-10-28T21:33:51Z"/>
        </w:rPr>
      </w:pPr>
      <w:del w:id="275" w:author="Unknown Author" w:date="2026-10-28T21:33:51Z">
        <w:r>
          <w:rPr/>
        </w:r>
      </w:del>
    </w:p>
    <w:p>
      <w:pPr>
        <w:pStyle w:val="Normal"/>
        <w:rPr>
          <w:del w:id="278" w:author="Unknown Author" w:date="2026-10-28T21:33:51Z"/>
        </w:rPr>
      </w:pPr>
      <w:del w:id="277" w:author="Unknown Author" w:date="2026-10-28T21:33:51Z">
        <w:r>
          <w:rPr/>
          <w:drawing>
            <wp:inline distT="0" distB="0" distL="0" distR="0">
              <wp:extent cx="3571875" cy="819150"/>
              <wp:effectExtent l="0" t="0" r="0" b="0"/>
              <wp:docPr id="8" name="image2.p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A screenshot of a computer&#10;&#10;Description automatically generated"/>
                      <pic:cNvPicPr>
                        <a:picLocks noChangeAspect="1" noChangeArrowheads="1"/>
                      </pic:cNvPicPr>
                    </pic:nvPicPr>
                    <pic:blipFill>
                      <a:blip r:embed="rId7"/>
                      <a:stretch>
                        <a:fillRect/>
                      </a:stretch>
                    </pic:blipFill>
                    <pic:spPr bwMode="auto">
                      <a:xfrm>
                        <a:off x="0" y="0"/>
                        <a:ext cx="3571875" cy="819150"/>
                      </a:xfrm>
                      <a:prstGeom prst="rect">
                        <a:avLst/>
                      </a:prstGeom>
                    </pic:spPr>
                  </pic:pic>
                </a:graphicData>
              </a:graphic>
            </wp:inline>
          </w:drawing>
        </w:r>
      </w:del>
    </w:p>
    <w:p>
      <w:pPr>
        <w:pStyle w:val="Normal"/>
        <w:rPr>
          <w:color w:val="FF0000"/>
          <w:del w:id="280" w:author="Unknown Author" w:date="2026-10-28T21:33:51Z"/>
        </w:rPr>
      </w:pPr>
      <w:del w:id="279" w:author="Unknown Author" w:date="2026-10-28T21:33:51Z">
        <w:r>
          <w:rPr>
            <w:color w:val="FF0000"/>
          </w:rPr>
        </w:r>
      </w:del>
    </w:p>
    <w:p>
      <w:pPr>
        <w:pStyle w:val="Normal"/>
        <w:rPr>
          <w:color w:val="FF0000"/>
          <w:del w:id="282" w:author="Unknown Author" w:date="2026-10-28T21:33:51Z"/>
        </w:rPr>
      </w:pPr>
      <w:del w:id="281" w:author="Unknown Author" w:date="2026-10-28T21:33:51Z">
        <w:r>
          <w:rPr>
            <w:color w:val="FF0000"/>
          </w:rPr>
          <w:delText>[NOTE: For the table of contents to function properly, you must use the correct headings for all your chapters and subchapters.</w:delText>
        </w:r>
      </w:del>
    </w:p>
    <w:p>
      <w:pPr>
        <w:pStyle w:val="Normal"/>
        <w:rPr>
          <w:color w:val="FF0000"/>
          <w:del w:id="285" w:author="Unknown Author" w:date="2026-10-28T21:33:51Z"/>
        </w:rPr>
      </w:pPr>
      <w:del w:id="283" w:author="Unknown Author" w:date="2026-10-28T21:33:51Z">
        <w:r>
          <w:rPr>
            <w:b/>
            <w:color w:val="FF0000"/>
          </w:rPr>
          <w:delText>Heading 1:</w:delText>
        </w:r>
      </w:del>
      <w:del w:id="284" w:author="Unknown Author" w:date="2026-10-28T21:33:51Z">
        <w:r>
          <w:rPr>
            <w:color w:val="FF0000"/>
          </w:rPr>
          <w:delText xml:space="preserve"> This is the main heading and should be employed for the primary title or chapter. For example: CHAPTER 1.</w:delText>
        </w:r>
      </w:del>
    </w:p>
    <w:p>
      <w:pPr>
        <w:pStyle w:val="Normal"/>
        <w:rPr>
          <w:color w:val="FF0000"/>
          <w:del w:id="288" w:author="Unknown Author" w:date="2026-10-28T21:33:51Z"/>
        </w:rPr>
      </w:pPr>
      <w:del w:id="286" w:author="Unknown Author" w:date="2026-10-28T21:33:51Z">
        <w:r>
          <w:rPr>
            <w:b/>
            <w:color w:val="FF0000"/>
          </w:rPr>
          <w:delText>Heading 2:</w:delText>
        </w:r>
      </w:del>
      <w:del w:id="287" w:author="Unknown Author" w:date="2026-10-28T21:33:51Z">
        <w:r>
          <w:rPr>
            <w:color w:val="FF0000"/>
          </w:rPr>
          <w:delText xml:space="preserve"> Use Heading 2 as a subheading. For instance: Chapter 1.1.</w:delText>
        </w:r>
      </w:del>
    </w:p>
    <w:p>
      <w:pPr>
        <w:pStyle w:val="Normal"/>
        <w:rPr>
          <w:color w:val="FF0000"/>
          <w:del w:id="291" w:author="Unknown Author" w:date="2026-10-28T21:33:51Z"/>
        </w:rPr>
      </w:pPr>
      <w:del w:id="289" w:author="Unknown Author" w:date="2026-10-28T21:33:51Z">
        <w:r>
          <w:rPr>
            <w:b/>
            <w:color w:val="FF0000"/>
          </w:rPr>
          <w:delText>Heading 3:</w:delText>
        </w:r>
      </w:del>
      <w:del w:id="290" w:author="Unknown Author" w:date="2026-10-28T21:33:51Z">
        <w:r>
          <w:rPr>
            <w:color w:val="FF0000"/>
          </w:rPr>
          <w:delText xml:space="preserve"> Heading 3 provides a more detailed breakdown, such as Chapter 1.1.1.</w:delText>
        </w:r>
      </w:del>
    </w:p>
    <w:p>
      <w:pPr>
        <w:pStyle w:val="Normal"/>
        <w:rPr>
          <w:color w:val="FF0000"/>
          <w:del w:id="293" w:author="Unknown Author" w:date="2026-10-28T21:33:51Z"/>
        </w:rPr>
      </w:pPr>
      <w:del w:id="292" w:author="Unknown Author" w:date="2026-10-28T21:33:51Z">
        <w:r>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pPr>
        <w:pStyle w:val="Normal"/>
        <w:rPr>
          <w:color w:val="FF0000"/>
          <w:del w:id="295" w:author="Unknown Author" w:date="2026-10-28T21:33:51Z"/>
        </w:rPr>
      </w:pPr>
      <w:del w:id="294" w:author="Unknown Author" w:date="2026-10-28T21:33:51Z">
        <w:r>
          <w:rPr>
            <w:color w:val="FF0000"/>
          </w:rPr>
          <w:delText>The remainder of your text should be written using a normal font.]</w:delText>
        </w:r>
      </w:del>
    </w:p>
    <w:p>
      <w:pPr>
        <w:pStyle w:val="Normal"/>
        <w:rPr>
          <w:del w:id="297" w:author="Unknown Author" w:date="2026-10-28T21:33:51Z"/>
        </w:rPr>
      </w:pPr>
      <w:del w:id="296" w:author="Unknown Author" w:date="2026-10-28T21:33:51Z">
        <w:r>
          <w:rPr/>
        </w:r>
      </w:del>
    </w:p>
    <w:p>
      <w:pPr>
        <w:pStyle w:val="Normal"/>
        <w:rPr>
          <w:del w:id="299" w:author="Unknown Author" w:date="2026-10-28T21:33:51Z"/>
        </w:rPr>
      </w:pPr>
      <w:del w:id="298" w:author="Unknown Author" w:date="2026-10-28T21:33:51Z">
        <w:r>
          <w:rPr/>
        </w:r>
      </w:del>
    </w:p>
    <w:p>
      <w:pPr>
        <w:pStyle w:val="Normal"/>
        <w:rPr>
          <w:del w:id="301" w:author="Unknown Author" w:date="2026-10-28T21:33:51Z"/>
        </w:rPr>
      </w:pPr>
      <w:del w:id="300" w:author="Unknown Author" w:date="2026-10-28T21:33:51Z">
        <w:r>
          <w:rPr/>
        </w:r>
      </w:del>
    </w:p>
    <w:p>
      <w:pPr>
        <w:pStyle w:val="Normal"/>
        <w:rPr>
          <w:del w:id="303" w:author="Unknown Author" w:date="2026-10-28T21:33:51Z"/>
        </w:rPr>
      </w:pPr>
      <w:del w:id="302" w:author="Unknown Author" w:date="2026-10-28T21:33:51Z">
        <w:r>
          <w:rPr/>
        </w:r>
      </w:del>
    </w:p>
    <w:p>
      <w:pPr>
        <w:pStyle w:val="Normal"/>
        <w:rPr>
          <w:del w:id="305" w:author="Unknown Author" w:date="2026-10-28T21:33:51Z"/>
        </w:rPr>
      </w:pPr>
      <w:del w:id="304" w:author="Unknown Author" w:date="2026-10-28T21:33:51Z">
        <w:r>
          <w:rPr/>
        </w:r>
      </w:del>
    </w:p>
    <w:p>
      <w:pPr>
        <w:pStyle w:val="Normal"/>
        <w:rPr>
          <w:del w:id="307" w:author="Unknown Author" w:date="2026-10-28T21:33:51Z"/>
        </w:rPr>
      </w:pPr>
      <w:del w:id="306" w:author="Unknown Author" w:date="2026-10-28T21:33:51Z">
        <w:r>
          <w:rPr/>
        </w:r>
      </w:del>
    </w:p>
    <w:p>
      <w:pPr>
        <w:pStyle w:val="Normal"/>
        <w:rPr>
          <w:del w:id="309" w:author="Unknown Author" w:date="2026-10-28T21:33:51Z"/>
        </w:rPr>
      </w:pPr>
      <w:del w:id="308" w:author="Unknown Author" w:date="2026-10-28T21:33:51Z">
        <w:r>
          <w:rPr/>
        </w:r>
      </w:del>
    </w:p>
    <w:p>
      <w:pPr>
        <w:pStyle w:val="Normal"/>
        <w:rPr>
          <w:del w:id="311" w:author="Unknown Author" w:date="2026-10-28T21:33:51Z"/>
        </w:rPr>
      </w:pPr>
      <w:del w:id="310" w:author="Unknown Author" w:date="2026-10-28T21:33:51Z">
        <w:r>
          <w:rPr/>
        </w:r>
      </w:del>
    </w:p>
    <w:p>
      <w:pPr>
        <w:pStyle w:val="Normal"/>
        <w:rPr>
          <w:del w:id="313" w:author="Unknown Author" w:date="2026-10-28T21:33:51Z"/>
        </w:rPr>
      </w:pPr>
      <w:del w:id="312" w:author="Unknown Author" w:date="2026-10-28T21:33:51Z">
        <w:r>
          <w:rPr/>
        </w:r>
      </w:del>
    </w:p>
    <w:p>
      <w:pPr>
        <w:pStyle w:val="Normal"/>
        <w:rPr>
          <w:del w:id="315" w:author="Unknown Author" w:date="2026-10-28T21:33:51Z"/>
        </w:rPr>
      </w:pPr>
      <w:del w:id="314" w:author="Unknown Author" w:date="2026-10-28T21:33:51Z">
        <w:r>
          <w:rPr/>
        </w:r>
      </w:del>
    </w:p>
    <w:p>
      <w:pPr>
        <w:pStyle w:val="Normal"/>
        <w:rPr>
          <w:del w:id="317" w:author="Unknown Author" w:date="2026-10-28T21:33:51Z"/>
        </w:rPr>
      </w:pPr>
      <w:del w:id="316" w:author="Unknown Author" w:date="2026-10-28T21:33:51Z">
        <w:r>
          <w:rPr/>
        </w:r>
      </w:del>
    </w:p>
    <w:p>
      <w:pPr>
        <w:pStyle w:val="Normal"/>
        <w:rPr>
          <w:del w:id="319" w:author="Unknown Author" w:date="2026-10-28T21:33:51Z"/>
        </w:rPr>
      </w:pPr>
      <w:del w:id="318" w:author="Unknown Author" w:date="2026-10-28T21:33:51Z">
        <w:r>
          <w:rPr/>
        </w:r>
      </w:del>
    </w:p>
    <w:p>
      <w:pPr>
        <w:pStyle w:val="Heading1"/>
        <w:rPr>
          <w:del w:id="321" w:author="Unknown Author" w:date="2026-10-28T21:33:51Z"/>
        </w:rPr>
      </w:pPr>
      <w:del w:id="320" w:author="Unknown Author" w:date="2026-10-28T21:33:51Z">
        <w:bookmarkStart w:id="4" w:name="_heading=h.2et92p0"/>
        <w:bookmarkEnd w:id="4"/>
        <w:r>
          <w:rPr/>
          <w:delText>References</w:delText>
        </w:r>
      </w:del>
    </w:p>
    <w:p>
      <w:pPr>
        <w:pStyle w:val="Normal"/>
        <w:rPr>
          <w:del w:id="323" w:author="Unknown Author" w:date="2026-10-28T21:33:51Z"/>
        </w:rPr>
      </w:pPr>
      <w:del w:id="322" w:author="Unknown Author" w:date="2026-10-28T21:33:51Z">
        <w:r>
          <w:rPr/>
        </w:r>
      </w:del>
    </w:p>
    <w:p>
      <w:pPr>
        <w:pStyle w:val="Normal"/>
        <w:rPr>
          <w:color w:val="FF0000"/>
          <w:del w:id="325" w:author="Unknown Author" w:date="2026-10-28T21:33:51Z"/>
        </w:rPr>
      </w:pPr>
      <w:del w:id="324" w:author="Unknown Author" w:date="2026-10-28T21:33:51Z">
        <w:r>
          <w:rPr>
            <w:color w:val="FF0000"/>
          </w:rPr>
          <w:delText>Please list all the references you have used in your assignment alphabetically and in the Harvard style. You can find information on how to correctly reference in Harvard at this link: https://library.cct.ie/referencing/harvard</w:delText>
        </w:r>
      </w:del>
    </w:p>
    <w:p>
      <w:pPr>
        <w:pStyle w:val="Normal"/>
        <w:rPr>
          <w:del w:id="327" w:author="Unknown Author" w:date="2026-10-28T21:33:51Z"/>
        </w:rPr>
      </w:pPr>
      <w:del w:id="326" w:author="Unknown Author" w:date="2026-10-28T21:33:51Z">
        <w:r>
          <w:rPr/>
        </w:r>
      </w:del>
    </w:p>
    <w:p>
      <w:pPr>
        <w:pStyle w:val="Normal"/>
        <w:rPr>
          <w:del w:id="329" w:author="Unknown Author" w:date="2026-10-28T21:33:51Z"/>
        </w:rPr>
      </w:pPr>
      <w:del w:id="328" w:author="Unknown Author" w:date="2026-10-28T21:33:51Z">
        <w:r>
          <w:rPr/>
        </w:r>
      </w:del>
    </w:p>
    <w:p>
      <w:pPr>
        <w:pStyle w:val="Normal"/>
        <w:rPr>
          <w:del w:id="331" w:author="Unknown Author" w:date="2026-10-28T21:33:51Z"/>
        </w:rPr>
      </w:pPr>
      <w:del w:id="330" w:author="Unknown Author" w:date="2026-10-28T21:33:51Z">
        <w:r>
          <w:rPr/>
        </w:r>
      </w:del>
    </w:p>
    <w:p>
      <w:pPr>
        <w:pStyle w:val="Normal"/>
        <w:rPr>
          <w:del w:id="333" w:author="Unknown Author" w:date="2026-10-28T21:33:51Z"/>
        </w:rPr>
      </w:pPr>
      <w:del w:id="332" w:author="Unknown Author" w:date="2026-10-28T21:33:51Z">
        <w:r>
          <w:rPr/>
        </w:r>
      </w:del>
    </w:p>
    <w:p>
      <w:pPr>
        <w:pStyle w:val="Normal"/>
        <w:rPr>
          <w:del w:id="335" w:author="Unknown Author" w:date="2026-10-28T21:33:51Z"/>
        </w:rPr>
      </w:pPr>
      <w:del w:id="334" w:author="Unknown Author" w:date="2026-10-28T21:33:51Z">
        <w:r>
          <w:rPr/>
        </w:r>
      </w:del>
    </w:p>
    <w:p>
      <w:pPr>
        <w:pStyle w:val="Normal"/>
        <w:rPr>
          <w:del w:id="337" w:author="Unknown Author" w:date="2026-10-28T21:33:51Z"/>
        </w:rPr>
      </w:pPr>
      <w:del w:id="336" w:author="Unknown Author" w:date="2026-10-28T21:33:51Z">
        <w:r>
          <w:rPr/>
        </w:r>
      </w:del>
    </w:p>
    <w:p>
      <w:pPr>
        <w:pStyle w:val="Normal"/>
        <w:rPr>
          <w:del w:id="339" w:author="Unknown Author" w:date="2026-10-28T21:33:51Z"/>
        </w:rPr>
      </w:pPr>
      <w:del w:id="338" w:author="Unknown Author" w:date="2026-10-28T21:33:51Z">
        <w:r>
          <w:rPr/>
        </w:r>
      </w:del>
    </w:p>
    <w:p>
      <w:pPr>
        <w:pStyle w:val="Normal"/>
        <w:rPr>
          <w:del w:id="341" w:author="Unknown Author" w:date="2026-10-28T21:33:51Z"/>
        </w:rPr>
      </w:pPr>
      <w:del w:id="340" w:author="Unknown Author" w:date="2026-10-28T21:33:51Z">
        <w:r>
          <w:rPr/>
        </w:r>
      </w:del>
    </w:p>
    <w:p>
      <w:pPr>
        <w:pStyle w:val="Normal"/>
        <w:rPr>
          <w:del w:id="343" w:author="Unknown Author" w:date="2026-10-28T21:33:51Z"/>
        </w:rPr>
      </w:pPr>
      <w:del w:id="342" w:author="Unknown Author" w:date="2026-10-28T21:33:51Z">
        <w:r>
          <w:rPr/>
        </w:r>
      </w:del>
    </w:p>
    <w:p>
      <w:pPr>
        <w:pStyle w:val="Normal"/>
        <w:rPr>
          <w:del w:id="345" w:author="Unknown Author" w:date="2026-10-28T21:33:51Z"/>
        </w:rPr>
      </w:pPr>
      <w:del w:id="344" w:author="Unknown Author" w:date="2026-10-28T21:33:51Z">
        <w:r>
          <w:rPr/>
        </w:r>
      </w:del>
    </w:p>
    <w:p>
      <w:pPr>
        <w:pStyle w:val="Normal"/>
        <w:rPr>
          <w:del w:id="347" w:author="Unknown Author" w:date="2026-10-28T21:33:51Z"/>
        </w:rPr>
      </w:pPr>
      <w:del w:id="346" w:author="Unknown Author" w:date="2026-10-28T21:33:51Z">
        <w:r>
          <w:rPr/>
        </w:r>
      </w:del>
    </w:p>
    <w:p>
      <w:pPr>
        <w:pStyle w:val="Normal"/>
        <w:rPr>
          <w:del w:id="349" w:author="Unknown Author" w:date="2026-10-28T21:33:51Z"/>
        </w:rPr>
      </w:pPr>
      <w:del w:id="348" w:author="Unknown Author" w:date="2026-10-28T21:33:51Z">
        <w:r>
          <w:rPr/>
        </w:r>
      </w:del>
    </w:p>
    <w:p>
      <w:pPr>
        <w:pStyle w:val="Normal"/>
        <w:rPr>
          <w:del w:id="351" w:author="Unknown Author" w:date="2026-10-28T21:33:51Z"/>
        </w:rPr>
      </w:pPr>
      <w:del w:id="350" w:author="Unknown Author" w:date="2026-10-28T21:33:51Z">
        <w:r>
          <w:rPr/>
        </w:r>
      </w:del>
    </w:p>
    <w:p>
      <w:pPr>
        <w:pStyle w:val="Normal"/>
        <w:rPr>
          <w:del w:id="353" w:author="Unknown Author" w:date="2026-10-28T21:33:51Z"/>
        </w:rPr>
      </w:pPr>
      <w:del w:id="352" w:author="Unknown Author" w:date="2026-10-28T21:33:51Z">
        <w:r>
          <w:rPr/>
        </w:r>
      </w:del>
    </w:p>
    <w:p>
      <w:pPr>
        <w:pStyle w:val="Normal"/>
        <w:rPr>
          <w:del w:id="355" w:author="Unknown Author" w:date="2026-10-28T21:33:51Z"/>
        </w:rPr>
      </w:pPr>
      <w:del w:id="354" w:author="Unknown Author" w:date="2026-10-28T21:33:51Z">
        <w:r>
          <w:rPr/>
        </w:r>
      </w:del>
    </w:p>
    <w:p>
      <w:pPr>
        <w:pStyle w:val="Normal"/>
        <w:rPr>
          <w:del w:id="357" w:author="Unknown Author" w:date="2026-10-28T21:33:51Z"/>
        </w:rPr>
      </w:pPr>
      <w:del w:id="356" w:author="Unknown Author" w:date="2026-10-28T21:33:51Z">
        <w:r>
          <w:rPr/>
        </w:r>
      </w:del>
    </w:p>
    <w:p>
      <w:pPr>
        <w:pStyle w:val="Normal"/>
        <w:rPr>
          <w:del w:id="359" w:author="Unknown Author" w:date="2026-10-28T21:33:51Z"/>
        </w:rPr>
      </w:pPr>
      <w:del w:id="358" w:author="Unknown Author" w:date="2026-10-28T21:33:51Z">
        <w:r>
          <w:rPr/>
        </w:r>
      </w:del>
    </w:p>
    <w:p>
      <w:pPr>
        <w:pStyle w:val="Normal"/>
        <w:spacing w:lineRule="auto" w:line="240" w:before="0" w:after="0"/>
        <w:rPr>
          <w:color w:val="000000"/>
          <w:del w:id="361" w:author="Unknown Author" w:date="2026-10-28T21:33:51Z"/>
        </w:rPr>
      </w:pPr>
      <w:del w:id="360" w:author="Unknown Author" w:date="2026-10-28T21:33:51Z">
        <w:r>
          <w:rPr>
            <w:color w:val="000000"/>
          </w:rPr>
        </w:r>
      </w:del>
    </w:p>
    <w:p>
      <w:pPr>
        <w:pStyle w:val="Normal"/>
        <w:rPr>
          <w:del w:id="363" w:author="Unknown Author" w:date="2026-10-28T21:33:51Z"/>
        </w:rPr>
      </w:pPr>
      <w:del w:id="362" w:author="Unknown Author" w:date="2026-10-28T21:33:51Z">
        <w:r>
          <w:rPr/>
        </w:r>
      </w:del>
    </w:p>
    <w:p>
      <w:pPr>
        <w:pStyle w:val="Normal"/>
        <w:rPr>
          <w:del w:id="365" w:author="Unknown Author" w:date="2026-10-28T21:33:51Z"/>
        </w:rPr>
      </w:pPr>
      <w:del w:id="364" w:author="Unknown Author" w:date="2026-10-28T21:33:51Z">
        <w:r>
          <w:rPr/>
        </w:r>
      </w:del>
    </w:p>
    <w:p>
      <w:pPr>
        <w:pStyle w:val="Normal"/>
        <w:rPr>
          <w:del w:id="367" w:author="Unknown Author" w:date="2026-10-28T21:33:51Z"/>
        </w:rPr>
      </w:pPr>
      <w:del w:id="366" w:author="Unknown Author" w:date="2026-10-28T21:33:51Z">
        <w:r>
          <w:rPr/>
        </w:r>
      </w:del>
    </w:p>
    <w:p>
      <w:pPr>
        <w:pStyle w:val="Normal"/>
        <w:rPr>
          <w:del w:id="369" w:author="Unknown Author" w:date="2026-10-28T21:33:51Z"/>
        </w:rPr>
      </w:pPr>
      <w:del w:id="368" w:author="Unknown Author" w:date="2026-10-28T21:33:51Z">
        <w:r>
          <w:rPr/>
        </w:r>
      </w:del>
    </w:p>
    <w:p>
      <w:pPr>
        <w:pStyle w:val="Normal"/>
        <w:rPr>
          <w:del w:id="371" w:author="Unknown Author" w:date="2026-10-28T21:33:51Z"/>
        </w:rPr>
      </w:pPr>
      <w:del w:id="370" w:author="Unknown Author" w:date="2026-10-28T21:33:51Z">
        <w:r>
          <w:rPr/>
        </w:r>
      </w:del>
    </w:p>
    <w:p>
      <w:pPr>
        <w:pStyle w:val="Normal"/>
        <w:rPr>
          <w:del w:id="373" w:author="Unknown Author" w:date="2026-10-28T21:33:51Z"/>
        </w:rPr>
      </w:pPr>
      <w:del w:id="372" w:author="Unknown Author" w:date="2026-10-28T21:33:51Z">
        <w:r>
          <w:rPr/>
        </w:r>
      </w:del>
    </w:p>
    <w:p>
      <w:pPr>
        <w:pStyle w:val="Normal"/>
        <w:rPr>
          <w:del w:id="375" w:author="Unknown Author" w:date="2026-10-28T21:33:51Z"/>
        </w:rPr>
      </w:pPr>
      <w:del w:id="374" w:author="Unknown Author" w:date="2026-10-28T21:33:51Z">
        <w:r>
          <w:rPr/>
        </w:r>
      </w:del>
    </w:p>
    <w:p>
      <w:pPr>
        <w:pStyle w:val="Normal"/>
        <w:rPr>
          <w:del w:id="377" w:author="Unknown Author" w:date="2026-10-28T21:33:51Z"/>
        </w:rPr>
      </w:pPr>
      <w:del w:id="376" w:author="Unknown Author" w:date="2026-10-28T21:33:51Z">
        <w:r>
          <w:rPr/>
        </w:r>
      </w:del>
    </w:p>
    <w:p>
      <w:pPr>
        <w:pStyle w:val="Normal"/>
        <w:rPr>
          <w:del w:id="379" w:author="Unknown Author" w:date="2026-10-28T21:33:51Z"/>
        </w:rPr>
      </w:pPr>
      <w:del w:id="378" w:author="Unknown Author" w:date="2026-10-28T21:33:51Z">
        <w:r>
          <w:rPr/>
        </w:r>
      </w:del>
    </w:p>
    <w:p>
      <w:pPr>
        <w:pStyle w:val="Normal"/>
        <w:rPr>
          <w:del w:id="381" w:author="Unknown Author" w:date="2026-10-28T21:33:51Z"/>
        </w:rPr>
      </w:pPr>
      <w:del w:id="380" w:author="Unknown Author" w:date="2026-10-28T21:33:51Z">
        <w:r>
          <w:rPr/>
        </w:r>
      </w:del>
    </w:p>
    <w:p>
      <w:pPr>
        <w:pStyle w:val="Heading1"/>
        <w:rPr>
          <w:del w:id="383" w:author="Unknown Author" w:date="2026-10-28T21:33:51Z"/>
        </w:rPr>
      </w:pPr>
      <w:del w:id="382" w:author="Unknown Author" w:date="2026-10-28T21:33:51Z">
        <w:bookmarkStart w:id="5" w:name="_heading=h.kfkjs3rwl2c1"/>
        <w:bookmarkEnd w:id="5"/>
        <w:r>
          <w:rPr/>
          <w:delText>Appendix</w:delText>
        </w:r>
      </w:del>
    </w:p>
    <w:p>
      <w:pPr>
        <w:pStyle w:val="Normal"/>
        <w:rPr>
          <w:del w:id="385" w:author="Unknown Author" w:date="2026-10-28T21:33:51Z"/>
        </w:rPr>
      </w:pPr>
      <w:del w:id="384" w:author="Unknown Author" w:date="2026-10-28T21:33:51Z">
        <w:r>
          <w:rPr/>
        </w:r>
      </w:del>
    </w:p>
    <w:p>
      <w:pPr>
        <w:pStyle w:val="Normal"/>
        <w:rPr>
          <w:color w:val="FF0000"/>
          <w:del w:id="387" w:author="Unknown Author" w:date="2026-10-28T21:33:51Z"/>
        </w:rPr>
      </w:pPr>
      <w:del w:id="386" w:author="Unknown Author" w:date="2026-10-28T21:33:51Z">
        <w:r>
          <w:rPr>
            <w:color w:val="FF0000"/>
          </w:rPr>
        </w:r>
      </w:del>
    </w:p>
    <w:p>
      <w:pPr>
        <w:pStyle w:val="Normal"/>
        <w:rPr>
          <w:color w:val="FF0000"/>
          <w:del w:id="389" w:author="Unknown Author" w:date="2026-10-28T21:33:51Z"/>
        </w:rPr>
      </w:pPr>
      <w:del w:id="388" w:author="Unknown Author" w:date="2026-10-28T21:33:51Z">
        <w:r>
          <w:rPr>
            <w:color w:val="FF0000"/>
          </w:rPr>
          <w:delText xml:space="preserve">If you have used AI tools in your work, you must include screenshots of your requests in the appendix. </w:delText>
        </w:r>
      </w:del>
    </w:p>
    <w:p>
      <w:pPr>
        <w:pStyle w:val="Normal"/>
        <w:rPr>
          <w:color w:val="FF0000"/>
          <w:del w:id="391" w:author="Unknown Author" w:date="2026-10-28T21:33:51Z"/>
        </w:rPr>
      </w:pPr>
      <w:del w:id="390" w:author="Unknown Author" w:date="2026-10-28T21:33:51Z">
        <w:r>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pPr>
        <w:pStyle w:val="Normal"/>
        <w:rPr>
          <w:color w:val="FF0000"/>
          <w:del w:id="393" w:author="Unknown Author" w:date="2026-10-28T21:33:51Z"/>
        </w:rPr>
      </w:pPr>
      <w:del w:id="392" w:author="Unknown Author" w:date="2026-10-28T21:33:51Z">
        <w:r>
          <w:rPr>
            <w:color w:val="FF0000"/>
          </w:rPr>
          <w:delText>If you haven't used AI tools and there's no need for supplementary data, you can remove the appendix section entirely.</w:delText>
        </w:r>
      </w:del>
    </w:p>
    <w:p>
      <w:pPr>
        <w:pStyle w:val="Normal"/>
        <w:rPr>
          <w:color w:val="FF0000"/>
          <w:del w:id="395" w:author="Unknown Author" w:date="2026-10-28T21:33:51Z"/>
        </w:rPr>
      </w:pPr>
      <w:del w:id="394" w:author="Unknown Author" w:date="2026-10-28T21:33:51Z">
        <w:r>
          <w:rPr>
            <w:color w:val="FF0000"/>
          </w:rPr>
        </w:r>
      </w:del>
    </w:p>
    <w:p>
      <w:pPr>
        <w:pStyle w:val="Normal"/>
        <w:widowControl/>
        <w:bidi w:val="0"/>
        <w:spacing w:lineRule="auto" w:line="259" w:before="0" w:after="160"/>
        <w:jc w:val="left"/>
        <w:rPr/>
      </w:pPr>
      <w:r>
        <w:rPr/>
      </w:r>
    </w:p>
    <w:sectPr>
      <w:footerReference w:type="even" r:id="rId8"/>
      <w:footerReference w:type="default" r:id="rId9"/>
      <w:footerReference w:type="first" r:id="rId10"/>
      <w:type w:val="nextPage"/>
      <w:pgSz w:w="11906" w:h="16838"/>
      <w:pgMar w:left="1440" w:right="1440" w:gutter="0" w:header="0" w:top="1440" w:footer="708"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1"/>
    <w:family w:val="roman"/>
    <w:pitch w:val="variable"/>
    <w:embedRegular r:id="rId14" w:fontKey="{0E014A78-CABC-4EF0-12AC-5CD89AEFDE0E}"/>
    <w:embedBold r:id="rId15" w:fontKey="{0F014A78-CABC-4EF0-12AC-5CD89AEFDE0F}"/>
    <w:embedItalic r:id="rId16" w:fontKey="{10014A78-CABC-4EF0-12AC-5CD89AEFDE10}"/>
  </w:font>
  <w:font w:name="Aptos Display">
    <w:charset w:val="01"/>
    <w:family w:val="roman"/>
    <w:pitch w:val="variable"/>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Aptos Display">
    <w:charset w:val="01"/>
    <w:family w:val="swiss"/>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Quattrocento Sans">
    <w:charset w:val="01"/>
    <w:family w:val="roman"/>
    <w:pitch w:val="variable"/>
    <w:embedRegular r:id="rId21" w:fontKey="{15014A78-CABC-4EF0-12AC-5CD89AEFDE15}"/>
    <w:embedBold r:id="rId22" w:fontKey="{16014A78-CABC-4EF0-12AC-5CD89AEFDE16}"/>
  </w:font>
  <w:font w:name="Aptos">
    <w:charset w:val="01"/>
    <w:family w:val="roman"/>
    <w:pitch w:val="variable"/>
    <w:embedRegular r:id="rId23" w:fontKey="{17014A78-CABC-4EF0-12AC-5CD89AEFDE17}"/>
    <w:embedBold r:id="rId24" w:fontKey="{18014A78-CABC-4EF0-12AC-5CD89AEFDE18}"/>
  </w:font>
  <w:font w:name="Play">
    <w:charset w:val="01"/>
    <w:family w:val="roman"/>
    <w:pitch w:val="variable"/>
  </w:font>
  <w:font w:name="Symbol">
    <w:charset w:val="01"/>
    <w:family w:val="auto"/>
    <w:pitch w:val="variable"/>
    <w:embedRegular r:id="rId25" w:fontKey="{19014A78-CABC-4EF0-12AC-5CD89AEFDE19}"/>
  </w:font>
  <w:font w:name="Courier New">
    <w:charset w:val="01"/>
    <w:family w:val="modern"/>
    <w:pitch w:val="fixed"/>
    <w:embedRegular r:id="rId26" w:fontKey="{1A014A78-CABC-4EF0-12AC-5CD89AEFDE1A}"/>
    <w:embedBold r:id="rId27" w:fontKey="{1B014A78-CABC-4EF0-12AC-5CD89AEFDE1B}"/>
    <w:embedItalic r:id="rId28" w:fontKey="{1C014A78-CABC-4EF0-12AC-5CD89AEFDE1C}"/>
    <w:embedBoldItalic r:id="rId29" w:fontKey="{1D014A78-CABC-4EF0-12AC-5CD89AEFDE1D}"/>
  </w:font>
  <w:font w:name="Wingdings">
    <w:charset w:val="01"/>
    <w:family w:val="auto"/>
    <w:pitch w:val="variable"/>
    <w:embedRegular r:id="rId30" w:fontKey="{1E014A78-CABC-4EF0-12AC-5CD89AEFDE1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center"/>
      <w:rPr>
        <w:color w:val="000000"/>
      </w:rPr>
    </w:pPr>
    <w:r>
      <w:rPr>
        <w:color w:val="000000"/>
      </w:rPr>
    </w:r>
  </w:p>
  <w:p>
    <w:pPr>
      <w:pStyle w:val="Normal"/>
      <w:tabs>
        <w:tab w:val="clear" w:pos="720"/>
        <w:tab w:val="center" w:pos="4513" w:leader="none"/>
        <w:tab w:val="right" w:pos="9026"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center"/>
      <w:rPr>
        <w:color w:val="000000"/>
      </w:rPr>
    </w:pPr>
    <w:r>
      <w:rPr>
        <w:color w:val="000000"/>
      </w:rPr>
    </w:r>
  </w:p>
  <w:p>
    <w:pPr>
      <w:pStyle w:val="Normal"/>
      <w:tabs>
        <w:tab w:val="clear" w:pos="720"/>
        <w:tab w:val="center" w:pos="4513" w:leader="none"/>
        <w:tab w:val="right" w:pos="9026" w:leader="none"/>
      </w:tabs>
      <w:spacing w:lineRule="auto" w:line="240" w:before="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rPr>
        <w:color w:val="000000"/>
      </w:rPr>
    </w:pPr>
    <w:r>
      <w:rPr/>
      <w:tab/>
      <w:tab/>
    </w:r>
    <w:r>
      <w:rPr/>
      <w:fldChar w:fldCharType="begin"/>
    </w:r>
    <w:r>
      <w:rPr/>
      <w:instrText xml:space="preserve"> PAGE </w:instrText>
    </w:r>
    <w:r>
      <w:rPr/>
      <w:fldChar w:fldCharType="separate"/>
    </w:r>
    <w:r>
      <w:rPr/>
      <w:t>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rPr>
        <w:color w:val="000000"/>
      </w:rPr>
    </w:pPr>
    <w:r>
      <w:rPr/>
      <w:tab/>
      <w:tab/>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0"/>
  <w:revisionView w:insDel="0" w:formatting="0"/>
  <w:trackRevisions/>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E" w:eastAsia="en-I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0722"/>
    <w:pPr>
      <w:widowControl/>
      <w:suppressAutoHyphens w:val="true"/>
      <w:bidi w:val="0"/>
      <w:spacing w:lineRule="auto" w:line="259" w:before="0" w:after="160"/>
      <w:jc w:val="left"/>
    </w:pPr>
    <w:rPr>
      <w:rFonts w:ascii="Calibri" w:hAnsi="Calibri" w:eastAsia="Calibri" w:cs="Calibri"/>
      <w:color w:val="auto"/>
      <w:kern w:val="0"/>
      <w:sz w:val="22"/>
      <w:szCs w:val="22"/>
      <w:lang w:val="en-IE" w:eastAsia="en-IE" w:bidi="ar-SA"/>
    </w:rPr>
  </w:style>
  <w:style w:type="paragraph" w:styleId="Heading1">
    <w:name w:val="Heading 1"/>
    <w:basedOn w:val="Title"/>
    <w:next w:val="Normal"/>
    <w:link w:val="Heading1Char"/>
    <w:uiPriority w:val="9"/>
    <w:qFormat/>
    <w:rsid w:val="00e60722"/>
    <w:pPr>
      <w:keepNext w:val="true"/>
      <w:keepLines/>
      <w:spacing w:before="360" w:after="80"/>
      <w:contextualSpacing/>
      <w:outlineLvl w:val="0"/>
    </w:pPr>
    <w:rPr>
      <w:rFonts w:ascii="Calibri" w:hAnsi="Calibri"/>
      <w:color w:themeColor="background2" w:themeShade="40" w:val="3A3A3A"/>
      <w:sz w:val="40"/>
      <w:szCs w:val="40"/>
    </w:rPr>
  </w:style>
  <w:style w:type="paragraph" w:styleId="Heading2">
    <w:name w:val="Heading 2"/>
    <w:basedOn w:val="Title"/>
    <w:next w:val="Normal"/>
    <w:link w:val="Heading2Char"/>
    <w:uiPriority w:val="9"/>
    <w:unhideWhenUsed/>
    <w:qFormat/>
    <w:rsid w:val="00e60722"/>
    <w:pPr>
      <w:keepNext w:val="true"/>
      <w:keepLines/>
      <w:spacing w:before="160" w:after="80"/>
      <w:contextualSpacing/>
      <w:outlineLvl w:val="1"/>
    </w:pPr>
    <w:rPr>
      <w:rFonts w:ascii="Calibri" w:hAnsi="Calibri"/>
      <w:color w:themeColor="background2" w:themeShade="40" w:val="3A3A3A"/>
      <w:sz w:val="32"/>
      <w:szCs w:val="32"/>
    </w:rPr>
  </w:style>
  <w:style w:type="paragraph" w:styleId="Heading3">
    <w:name w:val="Heading 3"/>
    <w:basedOn w:val="Title"/>
    <w:next w:val="Normal"/>
    <w:link w:val="Heading3Char"/>
    <w:uiPriority w:val="9"/>
    <w:unhideWhenUsed/>
    <w:qFormat/>
    <w:rsid w:val="00e60722"/>
    <w:pPr>
      <w:keepNext w:val="true"/>
      <w:keepLines/>
      <w:spacing w:before="160" w:after="80"/>
      <w:contextualSpacing/>
      <w:outlineLvl w:val="2"/>
    </w:pPr>
    <w:rPr>
      <w:rFonts w:ascii="Calibri" w:hAnsi="Calibri"/>
      <w:color w:themeColor="background2" w:themeShade="40" w:val="3A3A3A"/>
      <w:sz w:val="28"/>
      <w:szCs w:val="28"/>
    </w:rPr>
  </w:style>
  <w:style w:type="paragraph" w:styleId="Heading4">
    <w:name w:val="Heading 4"/>
    <w:basedOn w:val="Normal"/>
    <w:next w:val="Normal"/>
    <w:link w:val="Heading4Char"/>
    <w:uiPriority w:val="9"/>
    <w:semiHidden/>
    <w:unhideWhenUsed/>
    <w:qFormat/>
    <w:rsid w:val="00e6072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6072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6072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6072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6072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6072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edd"/>
    <w:rPr>
      <w:rFonts w:ascii="Calibri" w:hAnsi="Calibri" w:eastAsia="" w:cs="" w:cstheme="majorBidi" w:eastAsiaTheme="majorEastAsia"/>
      <w:color w:themeColor="background2" w:themeShade="40" w:val="3A3A3A"/>
      <w:spacing w:val="-10"/>
      <w:kern w:val="2"/>
      <w:sz w:val="40"/>
      <w:szCs w:val="40"/>
    </w:rPr>
  </w:style>
  <w:style w:type="character" w:styleId="Heading2Char" w:customStyle="1">
    <w:name w:val="Heading 2 Char"/>
    <w:basedOn w:val="DefaultParagraphFont"/>
    <w:link w:val="Heading2"/>
    <w:uiPriority w:val="9"/>
    <w:qFormat/>
    <w:rsid w:val="00e61edd"/>
    <w:rPr>
      <w:rFonts w:ascii="Calibri" w:hAnsi="Calibri" w:eastAsia="" w:cs="" w:cstheme="majorBidi" w:eastAsiaTheme="majorEastAsia"/>
      <w:color w:themeColor="background2" w:themeShade="40" w:val="3A3A3A"/>
      <w:spacing w:val="-10"/>
      <w:kern w:val="2"/>
      <w:sz w:val="32"/>
      <w:szCs w:val="32"/>
    </w:rPr>
  </w:style>
  <w:style w:type="character" w:styleId="Heading3Char" w:customStyle="1">
    <w:name w:val="Heading 3 Char"/>
    <w:basedOn w:val="DefaultParagraphFont"/>
    <w:link w:val="Heading3"/>
    <w:uiPriority w:val="9"/>
    <w:qFormat/>
    <w:rsid w:val="00e61edd"/>
    <w:rPr>
      <w:rFonts w:ascii="Calibri" w:hAnsi="Calibri" w:eastAsia="" w:cs="" w:cstheme="majorBidi" w:eastAsiaTheme="majorEastAsia"/>
      <w:color w:themeColor="background2" w:themeShade="40" w:val="3A3A3A"/>
      <w:spacing w:val="-10"/>
      <w:kern w:val="2"/>
      <w:sz w:val="28"/>
      <w:szCs w:val="28"/>
    </w:rPr>
  </w:style>
  <w:style w:type="character" w:styleId="Heading4Char" w:customStyle="1">
    <w:name w:val="Heading 4 Char"/>
    <w:basedOn w:val="DefaultParagraphFont"/>
    <w:link w:val="Heading4"/>
    <w:uiPriority w:val="9"/>
    <w:semiHidden/>
    <w:qFormat/>
    <w:rsid w:val="00e6072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6072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6072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6072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6072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6072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6072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6072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60722"/>
    <w:rPr>
      <w:i/>
      <w:iCs/>
      <w:color w:themeColor="text1" w:themeTint="bf" w:val="404040"/>
    </w:rPr>
  </w:style>
  <w:style w:type="character" w:styleId="IntenseEmphasis">
    <w:name w:val="Intense Emphasis"/>
    <w:basedOn w:val="DefaultParagraphFont"/>
    <w:uiPriority w:val="21"/>
    <w:qFormat/>
    <w:rsid w:val="00e60722"/>
    <w:rPr>
      <w:i/>
      <w:iCs/>
      <w:color w:themeColor="accent1" w:themeShade="bf" w:val="0F4761"/>
    </w:rPr>
  </w:style>
  <w:style w:type="character" w:styleId="IntenseQuoteChar" w:customStyle="1">
    <w:name w:val="Intense Quote Char"/>
    <w:basedOn w:val="DefaultParagraphFont"/>
    <w:link w:val="IntenseQuote"/>
    <w:uiPriority w:val="30"/>
    <w:qFormat/>
    <w:rsid w:val="00e60722"/>
    <w:rPr>
      <w:i/>
      <w:iCs/>
      <w:color w:themeColor="accent1" w:themeShade="bf" w:val="0F4761"/>
    </w:rPr>
  </w:style>
  <w:style w:type="character" w:styleId="IntenseReference">
    <w:name w:val="Intense Reference"/>
    <w:basedOn w:val="DefaultParagraphFont"/>
    <w:uiPriority w:val="32"/>
    <w:qFormat/>
    <w:rsid w:val="00e60722"/>
    <w:rPr>
      <w:b/>
      <w:bCs/>
      <w:smallCaps/>
      <w:color w:themeColor="accent1" w:themeShade="bf" w:val="0F4761"/>
      <w:spacing w:val="5"/>
    </w:rPr>
  </w:style>
  <w:style w:type="character" w:styleId="HeaderChar" w:customStyle="1">
    <w:name w:val="Header Char"/>
    <w:basedOn w:val="DefaultParagraphFont"/>
    <w:link w:val="Header"/>
    <w:uiPriority w:val="99"/>
    <w:qFormat/>
    <w:rsid w:val="00e60722"/>
    <w:rPr/>
  </w:style>
  <w:style w:type="character" w:styleId="FooterChar" w:customStyle="1">
    <w:name w:val="Footer Char"/>
    <w:basedOn w:val="DefaultParagraphFont"/>
    <w:link w:val="Footer"/>
    <w:uiPriority w:val="99"/>
    <w:qFormat/>
    <w:rsid w:val="00e60722"/>
    <w:rPr/>
  </w:style>
  <w:style w:type="character" w:styleId="SubtleReference">
    <w:name w:val="Subtle Reference"/>
    <w:basedOn w:val="DefaultParagraphFont"/>
    <w:uiPriority w:val="31"/>
    <w:qFormat/>
    <w:rsid w:val="00e60722"/>
    <w:rPr>
      <w:smallCaps/>
      <w:color w:themeColor="text1" w:themeTint="a5" w:val="5A5A5A"/>
    </w:rPr>
  </w:style>
  <w:style w:type="character" w:styleId="Hyperlink">
    <w:name w:val="Hyperlink"/>
    <w:basedOn w:val="DefaultParagraphFont"/>
    <w:uiPriority w:val="99"/>
    <w:unhideWhenUsed/>
    <w:rsid w:val="00e60722"/>
    <w:rPr>
      <w:color w:themeColor="hyperlink" w:val="467886"/>
      <w:u w:val="single"/>
    </w:rPr>
  </w:style>
  <w:style w:type="character" w:styleId="NoSpacingChar" w:customStyle="1">
    <w:name w:val="No Spacing Char"/>
    <w:basedOn w:val="DefaultParagraphFont"/>
    <w:link w:val="NoSpacing"/>
    <w:uiPriority w:val="1"/>
    <w:qFormat/>
    <w:rsid w:val="00590c88"/>
    <w:rPr>
      <w:rFonts w:ascii="Calibri" w:hAnsi="Calibri"/>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e6072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color w:val="595959"/>
      <w:sz w:val="28"/>
      <w:szCs w:val="28"/>
    </w:rPr>
  </w:style>
  <w:style w:type="paragraph" w:styleId="Quote">
    <w:name w:val="Quote"/>
    <w:basedOn w:val="Normal"/>
    <w:next w:val="Normal"/>
    <w:link w:val="QuoteChar"/>
    <w:uiPriority w:val="29"/>
    <w:qFormat/>
    <w:rsid w:val="00e60722"/>
    <w:pPr>
      <w:spacing w:before="160" w:after="160"/>
      <w:jc w:val="center"/>
    </w:pPr>
    <w:rPr>
      <w:i/>
      <w:iCs/>
      <w:color w:themeColor="text1" w:themeTint="bf" w:val="404040"/>
    </w:rPr>
  </w:style>
  <w:style w:type="paragraph" w:styleId="ListParagraph">
    <w:name w:val="List Paragraph"/>
    <w:basedOn w:val="Normal"/>
    <w:uiPriority w:val="34"/>
    <w:qFormat/>
    <w:rsid w:val="00e60722"/>
    <w:pPr>
      <w:spacing w:before="0" w:after="160"/>
      <w:ind w:left="720"/>
      <w:contextualSpacing/>
    </w:pPr>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6072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60722"/>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e60722"/>
    <w:pPr>
      <w:spacing w:before="240" w:after="0"/>
      <w:contextualSpacing/>
      <w:outlineLvl w:val="9"/>
    </w:pPr>
    <w:rPr>
      <w:rFonts w:ascii="Aptos Display" w:hAnsi="Aptos Display" w:asciiTheme="majorHAnsi" w:hAnsiTheme="majorHAnsi"/>
      <w:color w:themeColor="accent1" w:themeShade="bf" w:val="0F4761"/>
      <w:kern w:val="0"/>
      <w:sz w:val="32"/>
      <w:szCs w:val="32"/>
      <w:lang w:val="en-US"/>
    </w:rPr>
  </w:style>
  <w:style w:type="paragraph" w:styleId="TOC1">
    <w:name w:val="TOC 1"/>
    <w:basedOn w:val="Normal"/>
    <w:next w:val="Normal"/>
    <w:autoRedefine/>
    <w:uiPriority w:val="39"/>
    <w:unhideWhenUsed/>
    <w:rsid w:val="00e60722"/>
    <w:pPr>
      <w:spacing w:before="0" w:after="100"/>
    </w:pPr>
    <w:rPr/>
  </w:style>
  <w:style w:type="paragraph" w:styleId="TOC2">
    <w:name w:val="TOC 2"/>
    <w:basedOn w:val="Normal"/>
    <w:next w:val="Normal"/>
    <w:autoRedefine/>
    <w:uiPriority w:val="39"/>
    <w:unhideWhenUsed/>
    <w:rsid w:val="00e60722"/>
    <w:pPr>
      <w:spacing w:before="0" w:after="100"/>
      <w:ind w:left="220"/>
    </w:pPr>
    <w:rPr/>
  </w:style>
  <w:style w:type="paragraph" w:styleId="TOC3">
    <w:name w:val="TOC 3"/>
    <w:basedOn w:val="Normal"/>
    <w:next w:val="Normal"/>
    <w:autoRedefine/>
    <w:uiPriority w:val="39"/>
    <w:unhideWhenUsed/>
    <w:rsid w:val="00e60722"/>
    <w:pPr>
      <w:spacing w:before="0" w:after="100"/>
      <w:ind w:left="440"/>
    </w:pPr>
    <w:rPr/>
  </w:style>
  <w:style w:type="paragraph" w:styleId="NoSpacing">
    <w:name w:val="No Spacing"/>
    <w:link w:val="NoSpacingChar"/>
    <w:uiPriority w:val="1"/>
    <w:qFormat/>
    <w:rsid w:val="00e60722"/>
    <w:pPr>
      <w:widowControl/>
      <w:suppressAutoHyphens w:val="true"/>
      <w:bidi w:val="0"/>
      <w:spacing w:lineRule="auto" w:line="240" w:before="0" w:after="0"/>
      <w:jc w:val="left"/>
    </w:pPr>
    <w:rPr>
      <w:rFonts w:ascii="Calibri" w:hAnsi="Calibri" w:eastAsia="Calibri" w:cs="Calibri"/>
      <w:color w:val="auto"/>
      <w:kern w:val="0"/>
      <w:sz w:val="22"/>
      <w:szCs w:val="22"/>
      <w:lang w:val="en-IE" w:eastAsia="en-IE" w:bidi="ar-SA"/>
    </w:rPr>
  </w:style>
  <w:style w:type="paragraph" w:styleId="NormalWeb">
    <w:name w:val="Normal (Web)"/>
    <w:basedOn w:val="Normal"/>
    <w:uiPriority w:val="99"/>
    <w:semiHidden/>
    <w:unhideWhenUsed/>
    <w:qFormat/>
    <w:rsid w:val="00e95f9a"/>
    <w:pPr>
      <w:spacing w:lineRule="auto" w:line="240" w:beforeAutospacing="1" w:afterAutospacing="1"/>
    </w:pPr>
    <w:rPr>
      <w:rFonts w:ascii="Times New Roman" w:hAnsi="Times New Roman" w:eastAsia="Times New Roman" w:cs="Times New Roman"/>
      <w:sz w:val="24"/>
      <w:szCs w:val="24"/>
    </w:rPr>
  </w:style>
  <w:style w:type="paragraph" w:styleId="Revision">
    <w:name w:val="Revision"/>
    <w:uiPriority w:val="99"/>
    <w:semiHidden/>
    <w:qFormat/>
    <w:rsid w:val="00a034fb"/>
    <w:pPr>
      <w:widowControl/>
      <w:suppressAutoHyphens w:val="true"/>
      <w:bidi w:val="0"/>
      <w:spacing w:lineRule="auto" w:line="240" w:before="0" w:after="0"/>
      <w:jc w:val="left"/>
    </w:pPr>
    <w:rPr>
      <w:rFonts w:ascii="Calibri" w:hAnsi="Calibri" w:eastAsia="Calibri" w:cs="Calibri"/>
      <w:color w:val="auto"/>
      <w:kern w:val="0"/>
      <w:sz w:val="22"/>
      <w:szCs w:val="22"/>
      <w:lang w:val="en-IE" w:eastAsia="en-IE"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57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Relationship Id="rId19" Type="http://schemas.openxmlformats.org/officeDocument/2006/relationships/customXml" Target="../customXml/item5.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EB97A-8C7A-4EE1-A3AD-E57FDBFA6BEE}">
  <ds:schemaRefs>
    <ds:schemaRef ds:uri="http://purl.org/dc/terms/"/>
    <ds:schemaRef ds:uri="http://purl.org/dc/elements/1.1/"/>
    <ds:schemaRef ds:uri="b16a9495-4dfd-42d3-807b-98cb11f03b43"/>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LibreOffice/24.2.0.3$MacOSX_X86_64 LibreOffice_project/da48488a73ddd66ea24cf16bbc4f7b9c08e9bea1</Application>
  <AppVersion>15.0000</AppVersion>
  <Pages>1</Pages>
  <Words>168</Words>
  <Characters>803</Characters>
  <CharactersWithSpaces>938</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2024-09-10T13:17:00Z</dcterms:created>
  <dc:creator>Debora Zorzi</dc:creator>
  <dc:description/>
  <dc:language>en-US</dc:language>
  <cp:lastModifiedBy/>
  <dcterms:modified xsi:type="dcterms:W3CDTF">2026-10-28T21:35:19Z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0x01010091CA7052A48FB44E8BAE44044031FC77</vt:lpwstr>
  </property>
  <property fmtid="{D5CDD505-2E9C-101B-9397-08002B2CF9AE}" pid="3" name="GrammarlyDocumentId">
    <vt:lpwstr>9392f05823f65d13690dc4fb6817483613663138ac52bbed524e9b6627c257fb</vt:lpwstr>
  </property>
</Properties>
</file>